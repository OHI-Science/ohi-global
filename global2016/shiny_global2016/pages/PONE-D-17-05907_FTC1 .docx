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DFC398" w14:textId="77777777" w:rsidR="00DC2426" w:rsidRPr="000B7C69" w:rsidRDefault="00DC2426" w:rsidP="00AB1423">
      <w:pPr>
        <w:rPr>
          <w:rFonts w:ascii="Times New Roman" w:hAnsi="Times New Roman" w:cs="Times New Roman"/>
          <w:highlight w:val="yellow"/>
        </w:rPr>
      </w:pPr>
    </w:p>
    <w:p w14:paraId="3E057FD4" w14:textId="29F2C647" w:rsidR="00576F38" w:rsidRPr="000B7C69" w:rsidRDefault="00DD1AB0" w:rsidP="00AB1423">
      <w:pPr>
        <w:rPr>
          <w:rFonts w:ascii="Times New Roman" w:hAnsi="Times New Roman" w:cs="Times New Roman"/>
          <w:b/>
          <w:sz w:val="32"/>
          <w:szCs w:val="32"/>
        </w:rPr>
      </w:pPr>
      <w:r w:rsidRPr="000B7C69">
        <w:rPr>
          <w:rFonts w:ascii="Times New Roman" w:hAnsi="Times New Roman" w:cs="Times New Roman"/>
          <w:b/>
          <w:sz w:val="32"/>
          <w:szCs w:val="32"/>
        </w:rPr>
        <w:t xml:space="preserve">Drivers </w:t>
      </w:r>
      <w:r w:rsidR="009F2FEF" w:rsidRPr="000B7C69">
        <w:rPr>
          <w:rFonts w:ascii="Times New Roman" w:hAnsi="Times New Roman" w:cs="Times New Roman"/>
          <w:b/>
          <w:sz w:val="32"/>
          <w:szCs w:val="32"/>
        </w:rPr>
        <w:t xml:space="preserve">and implications </w:t>
      </w:r>
      <w:r w:rsidRPr="000B7C69">
        <w:rPr>
          <w:rFonts w:ascii="Times New Roman" w:hAnsi="Times New Roman" w:cs="Times New Roman"/>
          <w:b/>
          <w:sz w:val="32"/>
          <w:szCs w:val="32"/>
        </w:rPr>
        <w:t>of change</w:t>
      </w:r>
      <w:r w:rsidR="00C31227" w:rsidRPr="000B7C69">
        <w:rPr>
          <w:rFonts w:ascii="Times New Roman" w:hAnsi="Times New Roman" w:cs="Times New Roman"/>
          <w:b/>
          <w:sz w:val="32"/>
          <w:szCs w:val="32"/>
        </w:rPr>
        <w:t xml:space="preserve"> in global ocean health over the past five years</w:t>
      </w:r>
    </w:p>
    <w:p w14:paraId="17730BAA" w14:textId="77777777" w:rsidR="00EF100B" w:rsidRPr="000B7C69" w:rsidRDefault="00EF100B" w:rsidP="00AB1423">
      <w:pPr>
        <w:rPr>
          <w:rFonts w:ascii="Times New Roman" w:hAnsi="Times New Roman" w:cs="Times New Roman"/>
        </w:rPr>
      </w:pPr>
    </w:p>
    <w:p w14:paraId="18050BD7" w14:textId="77777777" w:rsidR="00EF100B" w:rsidRDefault="00EF100B" w:rsidP="00AB1423">
      <w:pPr>
        <w:rPr>
          <w:rFonts w:ascii="Times New Roman" w:hAnsi="Times New Roman" w:cs="Times New Roman"/>
        </w:rPr>
      </w:pPr>
    </w:p>
    <w:p w14:paraId="525435A9" w14:textId="77777777" w:rsidR="0092343E" w:rsidRPr="000B7C69" w:rsidRDefault="0092343E" w:rsidP="00AB1423">
      <w:pPr>
        <w:rPr>
          <w:rFonts w:ascii="Times New Roman" w:hAnsi="Times New Roman" w:cs="Times New Roman"/>
        </w:rPr>
      </w:pPr>
    </w:p>
    <w:p w14:paraId="1BE55630" w14:textId="35FA5098" w:rsidR="00E65E19" w:rsidRPr="000B7C69" w:rsidRDefault="00E65E19" w:rsidP="00AB1423">
      <w:pPr>
        <w:rPr>
          <w:rFonts w:ascii="Times New Roman" w:hAnsi="Times New Roman" w:cs="Times New Roman"/>
        </w:rPr>
      </w:pPr>
      <w:r w:rsidRPr="000B7C69">
        <w:rPr>
          <w:rFonts w:ascii="Times New Roman" w:hAnsi="Times New Roman" w:cs="Times New Roman"/>
        </w:rPr>
        <w:t>Ben</w:t>
      </w:r>
      <w:r w:rsidR="00EF100B" w:rsidRPr="000B7C69">
        <w:rPr>
          <w:rFonts w:ascii="Times New Roman" w:hAnsi="Times New Roman" w:cs="Times New Roman"/>
        </w:rPr>
        <w:t>jamin</w:t>
      </w:r>
      <w:r w:rsidRPr="000B7C69">
        <w:rPr>
          <w:rFonts w:ascii="Times New Roman" w:hAnsi="Times New Roman" w:cs="Times New Roman"/>
        </w:rPr>
        <w:t xml:space="preserve"> </w:t>
      </w:r>
      <w:r w:rsidR="00EF100B" w:rsidRPr="000B7C69">
        <w:rPr>
          <w:rFonts w:ascii="Times New Roman" w:hAnsi="Times New Roman" w:cs="Times New Roman"/>
        </w:rPr>
        <w:t xml:space="preserve">S. </w:t>
      </w:r>
      <w:r w:rsidRPr="000B7C69">
        <w:rPr>
          <w:rFonts w:ascii="Times New Roman" w:hAnsi="Times New Roman" w:cs="Times New Roman"/>
        </w:rPr>
        <w:t>Halpern</w:t>
      </w:r>
      <w:r w:rsidR="00EF100B" w:rsidRPr="000B7C69">
        <w:rPr>
          <w:rFonts w:ascii="Times New Roman" w:hAnsi="Times New Roman" w:cs="Times New Roman"/>
          <w:vertAlign w:val="superscript"/>
        </w:rPr>
        <w:t>1,2,3</w:t>
      </w:r>
      <w:ins w:id="0" w:author="Melanie Frazier" w:date="2017-05-15T10:42:00Z">
        <w:r w:rsidR="007515E4">
          <w:rPr>
            <w:rFonts w:ascii="Times New Roman" w:hAnsi="Times New Roman" w:cs="Times New Roman"/>
            <w:vertAlign w:val="superscript"/>
          </w:rPr>
          <w:t>*</w:t>
        </w:r>
      </w:ins>
      <w:r w:rsidRPr="000B7C69">
        <w:rPr>
          <w:rFonts w:ascii="Times New Roman" w:hAnsi="Times New Roman" w:cs="Times New Roman"/>
        </w:rPr>
        <w:t xml:space="preserve">, </w:t>
      </w:r>
      <w:r w:rsidR="0094396B" w:rsidRPr="000B7C69">
        <w:rPr>
          <w:rFonts w:ascii="Times New Roman" w:hAnsi="Times New Roman" w:cs="Times New Roman"/>
        </w:rPr>
        <w:t>Melanie Frazier</w:t>
      </w:r>
      <w:r w:rsidR="0094396B" w:rsidRPr="000B7C69">
        <w:rPr>
          <w:rFonts w:ascii="Times New Roman" w:hAnsi="Times New Roman" w:cs="Times New Roman"/>
          <w:vertAlign w:val="superscript"/>
        </w:rPr>
        <w:t>1</w:t>
      </w:r>
      <w:r w:rsidR="0094396B" w:rsidRPr="000B7C69">
        <w:rPr>
          <w:rFonts w:ascii="Times New Roman" w:hAnsi="Times New Roman" w:cs="Times New Roman"/>
        </w:rPr>
        <w:t xml:space="preserve">, </w:t>
      </w:r>
      <w:r w:rsidRPr="000B7C69">
        <w:rPr>
          <w:rFonts w:ascii="Times New Roman" w:hAnsi="Times New Roman" w:cs="Times New Roman"/>
        </w:rPr>
        <w:t>Jamie Afflerbach</w:t>
      </w:r>
      <w:r w:rsidR="00EF100B" w:rsidRPr="000B7C69">
        <w:rPr>
          <w:rFonts w:ascii="Times New Roman" w:hAnsi="Times New Roman" w:cs="Times New Roman"/>
          <w:vertAlign w:val="superscript"/>
        </w:rPr>
        <w:t>1</w:t>
      </w:r>
      <w:r w:rsidRPr="000B7C69">
        <w:rPr>
          <w:rFonts w:ascii="Times New Roman" w:hAnsi="Times New Roman" w:cs="Times New Roman"/>
        </w:rPr>
        <w:t xml:space="preserve">, </w:t>
      </w:r>
      <w:r w:rsidR="009D667D" w:rsidRPr="000B7C69">
        <w:rPr>
          <w:rFonts w:ascii="Times New Roman" w:hAnsi="Times New Roman" w:cs="Times New Roman"/>
        </w:rPr>
        <w:t>Casey O’Hara</w:t>
      </w:r>
      <w:r w:rsidR="009D667D" w:rsidRPr="000B7C69">
        <w:rPr>
          <w:rFonts w:ascii="Times New Roman" w:hAnsi="Times New Roman" w:cs="Times New Roman"/>
          <w:vertAlign w:val="superscript"/>
        </w:rPr>
        <w:t>1</w:t>
      </w:r>
      <w:r w:rsidR="009D667D" w:rsidRPr="000B7C69">
        <w:rPr>
          <w:rFonts w:ascii="Times New Roman" w:hAnsi="Times New Roman" w:cs="Times New Roman"/>
        </w:rPr>
        <w:t xml:space="preserve">, </w:t>
      </w:r>
      <w:r w:rsidRPr="000B7C69">
        <w:rPr>
          <w:rFonts w:ascii="Times New Roman" w:hAnsi="Times New Roman" w:cs="Times New Roman"/>
        </w:rPr>
        <w:t>Steve</w:t>
      </w:r>
      <w:r w:rsidR="003D1C38">
        <w:rPr>
          <w:rFonts w:ascii="Times New Roman" w:hAnsi="Times New Roman" w:cs="Times New Roman"/>
        </w:rPr>
        <w:t>n</w:t>
      </w:r>
      <w:r w:rsidRPr="000B7C69">
        <w:rPr>
          <w:rFonts w:ascii="Times New Roman" w:hAnsi="Times New Roman" w:cs="Times New Roman"/>
        </w:rPr>
        <w:t xml:space="preserve"> Katona</w:t>
      </w:r>
      <w:r w:rsidR="00EF100B" w:rsidRPr="000B7C69">
        <w:rPr>
          <w:rFonts w:ascii="Times New Roman" w:hAnsi="Times New Roman" w:cs="Times New Roman"/>
          <w:vertAlign w:val="superscript"/>
        </w:rPr>
        <w:t>4</w:t>
      </w:r>
      <w:r w:rsidRPr="000B7C69">
        <w:rPr>
          <w:rFonts w:ascii="Times New Roman" w:hAnsi="Times New Roman" w:cs="Times New Roman"/>
        </w:rPr>
        <w:t>, Juli</w:t>
      </w:r>
      <w:r w:rsidR="00444E1C">
        <w:rPr>
          <w:rFonts w:ascii="Times New Roman" w:hAnsi="Times New Roman" w:cs="Times New Roman"/>
        </w:rPr>
        <w:t>a S. Stewart</w:t>
      </w:r>
      <w:r w:rsidRPr="000B7C69">
        <w:rPr>
          <w:rFonts w:ascii="Times New Roman" w:hAnsi="Times New Roman" w:cs="Times New Roman"/>
        </w:rPr>
        <w:t xml:space="preserve"> Lowndes</w:t>
      </w:r>
      <w:r w:rsidR="00EF100B" w:rsidRPr="000B7C69">
        <w:rPr>
          <w:rFonts w:ascii="Times New Roman" w:hAnsi="Times New Roman" w:cs="Times New Roman"/>
          <w:vertAlign w:val="superscript"/>
        </w:rPr>
        <w:t>1</w:t>
      </w:r>
      <w:r w:rsidRPr="000B7C69">
        <w:rPr>
          <w:rFonts w:ascii="Times New Roman" w:hAnsi="Times New Roman" w:cs="Times New Roman"/>
        </w:rPr>
        <w:t xml:space="preserve">, Ning </w:t>
      </w:r>
      <w:r w:rsidR="00180853" w:rsidRPr="000B7C69">
        <w:rPr>
          <w:rFonts w:ascii="Times New Roman" w:hAnsi="Times New Roman" w:cs="Times New Roman"/>
        </w:rPr>
        <w:t>Jiang</w:t>
      </w:r>
      <w:r w:rsidR="00EF100B" w:rsidRPr="000B7C69">
        <w:rPr>
          <w:rFonts w:ascii="Times New Roman" w:hAnsi="Times New Roman" w:cs="Times New Roman"/>
          <w:vertAlign w:val="superscript"/>
        </w:rPr>
        <w:t>1</w:t>
      </w:r>
      <w:r w:rsidRPr="000B7C69">
        <w:rPr>
          <w:rFonts w:ascii="Times New Roman" w:hAnsi="Times New Roman" w:cs="Times New Roman"/>
        </w:rPr>
        <w:t>, Erich Pacheco</w:t>
      </w:r>
      <w:r w:rsidR="00EF100B" w:rsidRPr="000B7C69">
        <w:rPr>
          <w:rFonts w:ascii="Times New Roman" w:hAnsi="Times New Roman" w:cs="Times New Roman"/>
          <w:vertAlign w:val="superscript"/>
        </w:rPr>
        <w:t>4</w:t>
      </w:r>
      <w:r w:rsidRPr="000B7C69">
        <w:rPr>
          <w:rFonts w:ascii="Times New Roman" w:hAnsi="Times New Roman" w:cs="Times New Roman"/>
        </w:rPr>
        <w:t>, Courtney Scarborough</w:t>
      </w:r>
      <w:r w:rsidR="00EF100B" w:rsidRPr="000B7C69">
        <w:rPr>
          <w:rFonts w:ascii="Times New Roman" w:hAnsi="Times New Roman" w:cs="Times New Roman"/>
          <w:vertAlign w:val="superscript"/>
        </w:rPr>
        <w:t>1</w:t>
      </w:r>
      <w:r w:rsidR="009D667D" w:rsidRPr="000B7C69">
        <w:rPr>
          <w:rFonts w:ascii="Times New Roman" w:hAnsi="Times New Roman" w:cs="Times New Roman"/>
        </w:rPr>
        <w:t>, Johanna Polsenberg</w:t>
      </w:r>
      <w:r w:rsidR="009D667D" w:rsidRPr="000B7C69">
        <w:rPr>
          <w:rFonts w:ascii="Times New Roman" w:hAnsi="Times New Roman" w:cs="Times New Roman"/>
          <w:vertAlign w:val="superscript"/>
        </w:rPr>
        <w:t>4</w:t>
      </w:r>
    </w:p>
    <w:p w14:paraId="4F0590ED" w14:textId="34DF539E" w:rsidR="00E65E19" w:rsidRPr="000B7C69" w:rsidRDefault="009D667D" w:rsidP="00AB1423">
      <w:pPr>
        <w:rPr>
          <w:rFonts w:ascii="Times New Roman" w:hAnsi="Times New Roman" w:cs="Times New Roman"/>
        </w:rPr>
      </w:pPr>
      <w:r>
        <w:rPr>
          <w:rFonts w:ascii="Times New Roman" w:hAnsi="Times New Roman" w:cs="Times New Roman"/>
        </w:rPr>
        <w:t xml:space="preserve"> </w:t>
      </w:r>
    </w:p>
    <w:p w14:paraId="14A402DC" w14:textId="77777777" w:rsidR="00EF100B" w:rsidRPr="000B7C69" w:rsidRDefault="00EF100B" w:rsidP="00AB1423">
      <w:pPr>
        <w:rPr>
          <w:rFonts w:ascii="Times New Roman" w:hAnsi="Times New Roman" w:cs="Times New Roman"/>
        </w:rPr>
      </w:pPr>
    </w:p>
    <w:p w14:paraId="730E7DE5" w14:textId="77777777" w:rsidR="00EF100B" w:rsidRPr="000B7C69" w:rsidRDefault="00EF100B" w:rsidP="00AB1423">
      <w:pPr>
        <w:rPr>
          <w:rFonts w:ascii="Times New Roman" w:hAnsi="Times New Roman" w:cs="Times New Roman"/>
        </w:rPr>
      </w:pPr>
    </w:p>
    <w:p w14:paraId="3E55F7D8" w14:textId="1EF2A5C0" w:rsidR="00E65E19" w:rsidRPr="000B7C69" w:rsidRDefault="00EF100B" w:rsidP="00AB1423">
      <w:pPr>
        <w:rPr>
          <w:rFonts w:ascii="Times New Roman" w:hAnsi="Times New Roman" w:cs="Times New Roman"/>
          <w:i/>
        </w:rPr>
      </w:pPr>
      <w:r w:rsidRPr="000B7C69">
        <w:rPr>
          <w:rFonts w:ascii="Times New Roman" w:hAnsi="Times New Roman" w:cs="Times New Roman"/>
          <w:i/>
          <w:vertAlign w:val="superscript"/>
        </w:rPr>
        <w:t xml:space="preserve">1 </w:t>
      </w:r>
      <w:r w:rsidRPr="000B7C69">
        <w:rPr>
          <w:rFonts w:ascii="Times New Roman" w:hAnsi="Times New Roman" w:cs="Times New Roman"/>
          <w:i/>
        </w:rPr>
        <w:t xml:space="preserve">National Center for Ecological Analysis and Synthesis, University of California, </w:t>
      </w:r>
      <w:del w:id="1" w:author="Melanie Frazier" w:date="2017-05-15T10:46:00Z">
        <w:r w:rsidRPr="000B7C69" w:rsidDel="00B42DCA">
          <w:rPr>
            <w:rFonts w:ascii="Times New Roman" w:hAnsi="Times New Roman" w:cs="Times New Roman"/>
            <w:i/>
          </w:rPr>
          <w:delText xml:space="preserve">735 State St, Suite 300, </w:delText>
        </w:r>
      </w:del>
      <w:r w:rsidRPr="000B7C69">
        <w:rPr>
          <w:rFonts w:ascii="Times New Roman" w:hAnsi="Times New Roman" w:cs="Times New Roman"/>
          <w:i/>
        </w:rPr>
        <w:t xml:space="preserve">Santa Barbara, </w:t>
      </w:r>
      <w:del w:id="2" w:author="Melanie Frazier" w:date="2017-05-15T10:46:00Z">
        <w:r w:rsidRPr="000B7C69" w:rsidDel="00B42DCA">
          <w:rPr>
            <w:rFonts w:ascii="Times New Roman" w:hAnsi="Times New Roman" w:cs="Times New Roman"/>
            <w:i/>
          </w:rPr>
          <w:delText>CA 93101</w:delText>
        </w:r>
      </w:del>
      <w:ins w:id="3" w:author="Melanie Frazier" w:date="2017-05-15T10:46:00Z">
        <w:r w:rsidR="00B42DCA">
          <w:rPr>
            <w:rFonts w:ascii="Times New Roman" w:hAnsi="Times New Roman" w:cs="Times New Roman"/>
            <w:i/>
          </w:rPr>
          <w:t>California</w:t>
        </w:r>
      </w:ins>
      <w:r w:rsidRPr="000B7C69">
        <w:rPr>
          <w:rFonts w:ascii="Times New Roman" w:hAnsi="Times New Roman" w:cs="Times New Roman"/>
          <w:i/>
        </w:rPr>
        <w:t xml:space="preserve">, </w:t>
      </w:r>
      <w:del w:id="4" w:author="Melanie Frazier" w:date="2017-05-15T10:46:00Z">
        <w:r w:rsidRPr="000B7C69" w:rsidDel="00B42DCA">
          <w:rPr>
            <w:rFonts w:ascii="Times New Roman" w:hAnsi="Times New Roman" w:cs="Times New Roman"/>
            <w:i/>
          </w:rPr>
          <w:delText>USA</w:delText>
        </w:r>
      </w:del>
      <w:ins w:id="5" w:author="Melanie Frazier" w:date="2017-05-15T10:46:00Z">
        <w:r w:rsidR="00B42DCA">
          <w:rPr>
            <w:rFonts w:ascii="Times New Roman" w:hAnsi="Times New Roman" w:cs="Times New Roman"/>
            <w:i/>
          </w:rPr>
          <w:t>United States of America</w:t>
        </w:r>
      </w:ins>
    </w:p>
    <w:p w14:paraId="095A9BDA" w14:textId="77777777" w:rsidR="00EF100B" w:rsidRPr="000B7C69" w:rsidRDefault="00EF100B" w:rsidP="00AB1423">
      <w:pPr>
        <w:rPr>
          <w:rFonts w:ascii="Times New Roman" w:hAnsi="Times New Roman" w:cs="Times New Roman"/>
          <w:i/>
        </w:rPr>
      </w:pPr>
    </w:p>
    <w:p w14:paraId="1992A0DD" w14:textId="03420FE1" w:rsidR="00EF100B" w:rsidRPr="000B7C69" w:rsidRDefault="00EF100B" w:rsidP="00AB1423">
      <w:pPr>
        <w:rPr>
          <w:rFonts w:ascii="Times New Roman" w:hAnsi="Times New Roman" w:cs="Times New Roman"/>
          <w:i/>
        </w:rPr>
      </w:pPr>
      <w:r w:rsidRPr="000B7C69">
        <w:rPr>
          <w:rFonts w:ascii="Times New Roman" w:hAnsi="Times New Roman" w:cs="Times New Roman"/>
          <w:i/>
          <w:vertAlign w:val="superscript"/>
        </w:rPr>
        <w:t xml:space="preserve">2 </w:t>
      </w:r>
      <w:r w:rsidRPr="000B7C69">
        <w:rPr>
          <w:rFonts w:ascii="Times New Roman" w:hAnsi="Times New Roman" w:cs="Times New Roman"/>
          <w:i/>
        </w:rPr>
        <w:t xml:space="preserve">Bren School of Environmental Science &amp; Management, University of California, Santa Barbara, </w:t>
      </w:r>
      <w:del w:id="6" w:author="Melanie Frazier" w:date="2017-05-15T10:46:00Z">
        <w:r w:rsidRPr="000B7C69" w:rsidDel="00B42DCA">
          <w:rPr>
            <w:rFonts w:ascii="Times New Roman" w:hAnsi="Times New Roman" w:cs="Times New Roman"/>
            <w:i/>
          </w:rPr>
          <w:delText>CA 93106</w:delText>
        </w:r>
      </w:del>
      <w:ins w:id="7" w:author="Melanie Frazier" w:date="2017-05-15T10:46:00Z">
        <w:r w:rsidR="00B42DCA">
          <w:rPr>
            <w:rFonts w:ascii="Times New Roman" w:hAnsi="Times New Roman" w:cs="Times New Roman"/>
            <w:i/>
          </w:rPr>
          <w:t>California</w:t>
        </w:r>
      </w:ins>
      <w:r w:rsidRPr="000B7C69">
        <w:rPr>
          <w:rFonts w:ascii="Times New Roman" w:hAnsi="Times New Roman" w:cs="Times New Roman"/>
          <w:i/>
        </w:rPr>
        <w:t xml:space="preserve">, </w:t>
      </w:r>
      <w:del w:id="8" w:author="Melanie Frazier" w:date="2017-05-15T10:46:00Z">
        <w:r w:rsidRPr="000B7C69" w:rsidDel="00B42DCA">
          <w:rPr>
            <w:rFonts w:ascii="Times New Roman" w:hAnsi="Times New Roman" w:cs="Times New Roman"/>
            <w:i/>
          </w:rPr>
          <w:delText>USA</w:delText>
        </w:r>
      </w:del>
      <w:ins w:id="9" w:author="Melanie Frazier" w:date="2017-05-15T10:46:00Z">
        <w:r w:rsidR="00B42DCA">
          <w:rPr>
            <w:rFonts w:ascii="Times New Roman" w:hAnsi="Times New Roman" w:cs="Times New Roman"/>
            <w:i/>
          </w:rPr>
          <w:t>United States of Amer</w:t>
        </w:r>
      </w:ins>
      <w:ins w:id="10" w:author="Melanie Frazier" w:date="2017-05-15T10:47:00Z">
        <w:r w:rsidR="00B42DCA">
          <w:rPr>
            <w:rFonts w:ascii="Times New Roman" w:hAnsi="Times New Roman" w:cs="Times New Roman"/>
            <w:i/>
          </w:rPr>
          <w:t>ica</w:t>
        </w:r>
      </w:ins>
    </w:p>
    <w:p w14:paraId="28F57DFA" w14:textId="77777777" w:rsidR="00EF100B" w:rsidRPr="000B7C69" w:rsidRDefault="00EF100B" w:rsidP="00AB1423">
      <w:pPr>
        <w:rPr>
          <w:rFonts w:ascii="Times New Roman" w:hAnsi="Times New Roman" w:cs="Times New Roman"/>
          <w:i/>
        </w:rPr>
      </w:pPr>
    </w:p>
    <w:p w14:paraId="4B149405" w14:textId="45556D1C" w:rsidR="00EF100B" w:rsidRPr="000B7C69" w:rsidRDefault="00EF100B" w:rsidP="00E26324">
      <w:pPr>
        <w:outlineLvl w:val="0"/>
        <w:rPr>
          <w:rFonts w:ascii="Times New Roman" w:hAnsi="Times New Roman" w:cs="Times New Roman"/>
          <w:i/>
        </w:rPr>
      </w:pPr>
      <w:r w:rsidRPr="000B7C69">
        <w:rPr>
          <w:rFonts w:ascii="Times New Roman" w:hAnsi="Times New Roman" w:cs="Times New Roman"/>
          <w:i/>
          <w:vertAlign w:val="superscript"/>
        </w:rPr>
        <w:t xml:space="preserve">3 </w:t>
      </w:r>
      <w:r w:rsidRPr="000B7C69">
        <w:rPr>
          <w:rFonts w:ascii="Times New Roman" w:hAnsi="Times New Roman" w:cs="Times New Roman"/>
          <w:i/>
        </w:rPr>
        <w:t>Imperial College London, Silwood Park C</w:t>
      </w:r>
      <w:r w:rsidR="00C31227" w:rsidRPr="000B7C69">
        <w:rPr>
          <w:rFonts w:ascii="Times New Roman" w:hAnsi="Times New Roman" w:cs="Times New Roman"/>
          <w:i/>
        </w:rPr>
        <w:t xml:space="preserve">ampus, </w:t>
      </w:r>
      <w:del w:id="11" w:author="Melanie Frazier" w:date="2017-05-15T10:47:00Z">
        <w:r w:rsidR="00C31227" w:rsidRPr="000B7C69" w:rsidDel="00B42DCA">
          <w:rPr>
            <w:rFonts w:ascii="Times New Roman" w:hAnsi="Times New Roman" w:cs="Times New Roman"/>
            <w:i/>
          </w:rPr>
          <w:delText xml:space="preserve">Burkhurst Rd, </w:delText>
        </w:r>
      </w:del>
      <w:r w:rsidR="00C31227" w:rsidRPr="000B7C69">
        <w:rPr>
          <w:rFonts w:ascii="Times New Roman" w:hAnsi="Times New Roman" w:cs="Times New Roman"/>
          <w:i/>
        </w:rPr>
        <w:t xml:space="preserve">Ascot, </w:t>
      </w:r>
      <w:del w:id="12" w:author="Melanie Frazier" w:date="2017-05-15T10:47:00Z">
        <w:r w:rsidR="00C31227" w:rsidRPr="000B7C69" w:rsidDel="00B42DCA">
          <w:rPr>
            <w:rFonts w:ascii="Times New Roman" w:hAnsi="Times New Roman" w:cs="Times New Roman"/>
            <w:i/>
          </w:rPr>
          <w:delText>SL57PY</w:delText>
        </w:r>
        <w:r w:rsidRPr="000B7C69" w:rsidDel="00B42DCA">
          <w:rPr>
            <w:rFonts w:ascii="Times New Roman" w:hAnsi="Times New Roman" w:cs="Times New Roman"/>
            <w:i/>
          </w:rPr>
          <w:delText xml:space="preserve">, </w:delText>
        </w:r>
      </w:del>
      <w:r w:rsidRPr="000B7C69">
        <w:rPr>
          <w:rFonts w:ascii="Times New Roman" w:hAnsi="Times New Roman" w:cs="Times New Roman"/>
          <w:i/>
        </w:rPr>
        <w:t>U</w:t>
      </w:r>
      <w:ins w:id="13" w:author="Melanie Frazier" w:date="2017-05-15T10:47:00Z">
        <w:r w:rsidR="00B42DCA">
          <w:rPr>
            <w:rFonts w:ascii="Times New Roman" w:hAnsi="Times New Roman" w:cs="Times New Roman"/>
            <w:i/>
          </w:rPr>
          <w:t xml:space="preserve">nited </w:t>
        </w:r>
      </w:ins>
      <w:r w:rsidRPr="000B7C69">
        <w:rPr>
          <w:rFonts w:ascii="Times New Roman" w:hAnsi="Times New Roman" w:cs="Times New Roman"/>
          <w:i/>
        </w:rPr>
        <w:t>K</w:t>
      </w:r>
      <w:ins w:id="14" w:author="Melanie Frazier" w:date="2017-05-15T10:47:00Z">
        <w:r w:rsidR="00B42DCA">
          <w:rPr>
            <w:rFonts w:ascii="Times New Roman" w:hAnsi="Times New Roman" w:cs="Times New Roman"/>
            <w:i/>
          </w:rPr>
          <w:t>ingdom</w:t>
        </w:r>
      </w:ins>
    </w:p>
    <w:p w14:paraId="47CAD153" w14:textId="77777777" w:rsidR="00EF100B" w:rsidRPr="000B7C69" w:rsidRDefault="00EF100B" w:rsidP="00AB1423">
      <w:pPr>
        <w:rPr>
          <w:rFonts w:ascii="Times New Roman" w:hAnsi="Times New Roman" w:cs="Times New Roman"/>
          <w:i/>
        </w:rPr>
      </w:pPr>
    </w:p>
    <w:p w14:paraId="1BC00C4E" w14:textId="6E88C536" w:rsidR="00EF100B" w:rsidRPr="000B7C69" w:rsidRDefault="00EF100B" w:rsidP="00E26324">
      <w:pPr>
        <w:outlineLvl w:val="0"/>
        <w:rPr>
          <w:rFonts w:ascii="Times New Roman" w:hAnsi="Times New Roman" w:cs="Times New Roman"/>
          <w:i/>
        </w:rPr>
      </w:pPr>
      <w:r w:rsidRPr="000B7C69">
        <w:rPr>
          <w:rFonts w:ascii="Times New Roman" w:hAnsi="Times New Roman" w:cs="Times New Roman"/>
          <w:i/>
          <w:vertAlign w:val="superscript"/>
        </w:rPr>
        <w:t xml:space="preserve">4 </w:t>
      </w:r>
      <w:r w:rsidRPr="000B7C69">
        <w:rPr>
          <w:rFonts w:ascii="Times New Roman" w:hAnsi="Times New Roman" w:cs="Times New Roman"/>
          <w:i/>
        </w:rPr>
        <w:t>Conservation International</w:t>
      </w:r>
      <w:r w:rsidR="00C31227" w:rsidRPr="000B7C69">
        <w:rPr>
          <w:rFonts w:ascii="Times New Roman" w:hAnsi="Times New Roman" w:cs="Times New Roman"/>
          <w:i/>
        </w:rPr>
        <w:t>,</w:t>
      </w:r>
      <w:r w:rsidR="00B217E2">
        <w:rPr>
          <w:rFonts w:ascii="Times New Roman" w:hAnsi="Times New Roman" w:cs="Times New Roman"/>
          <w:i/>
        </w:rPr>
        <w:t xml:space="preserve"> </w:t>
      </w:r>
      <w:del w:id="15" w:author="Melanie Frazier" w:date="2017-05-15T10:47:00Z">
        <w:r w:rsidR="00B217E2" w:rsidDel="00B42DCA">
          <w:rPr>
            <w:rFonts w:ascii="Times New Roman" w:hAnsi="Times New Roman" w:cs="Times New Roman"/>
            <w:i/>
          </w:rPr>
          <w:delText xml:space="preserve">2011 Crystal Drive, Suite 500, </w:delText>
        </w:r>
      </w:del>
      <w:r w:rsidR="00B217E2">
        <w:rPr>
          <w:rFonts w:ascii="Times New Roman" w:hAnsi="Times New Roman" w:cs="Times New Roman"/>
          <w:i/>
        </w:rPr>
        <w:t xml:space="preserve">Arlington, </w:t>
      </w:r>
      <w:del w:id="16" w:author="Melanie Frazier" w:date="2017-05-15T10:47:00Z">
        <w:r w:rsidR="00B217E2" w:rsidDel="00B42DCA">
          <w:rPr>
            <w:rFonts w:ascii="Times New Roman" w:hAnsi="Times New Roman" w:cs="Times New Roman"/>
            <w:i/>
          </w:rPr>
          <w:delText>VA 22202</w:delText>
        </w:r>
      </w:del>
      <w:ins w:id="17" w:author="Melanie Frazier" w:date="2017-05-15T10:47:00Z">
        <w:r w:rsidR="00B42DCA">
          <w:rPr>
            <w:rFonts w:ascii="Times New Roman" w:hAnsi="Times New Roman" w:cs="Times New Roman"/>
            <w:i/>
          </w:rPr>
          <w:t>Virginia</w:t>
        </w:r>
      </w:ins>
      <w:r w:rsidR="00B217E2">
        <w:rPr>
          <w:rFonts w:ascii="Times New Roman" w:hAnsi="Times New Roman" w:cs="Times New Roman"/>
          <w:i/>
        </w:rPr>
        <w:t xml:space="preserve">, </w:t>
      </w:r>
      <w:del w:id="18" w:author="Melanie Frazier" w:date="2017-05-15T10:47:00Z">
        <w:r w:rsidR="00B217E2" w:rsidDel="00B42DCA">
          <w:rPr>
            <w:rFonts w:ascii="Times New Roman" w:hAnsi="Times New Roman" w:cs="Times New Roman"/>
            <w:i/>
          </w:rPr>
          <w:delText>USA</w:delText>
        </w:r>
      </w:del>
      <w:ins w:id="19" w:author="Melanie Frazier" w:date="2017-05-15T10:47:00Z">
        <w:r w:rsidR="00B42DCA">
          <w:rPr>
            <w:rFonts w:ascii="Times New Roman" w:hAnsi="Times New Roman" w:cs="Times New Roman"/>
            <w:i/>
          </w:rPr>
          <w:t>United States of America</w:t>
        </w:r>
      </w:ins>
    </w:p>
    <w:p w14:paraId="29469A2B" w14:textId="77777777" w:rsidR="00CE4B1D" w:rsidRPr="000B7C69" w:rsidRDefault="00CE4B1D" w:rsidP="00AB1423">
      <w:pPr>
        <w:rPr>
          <w:rFonts w:ascii="Times New Roman" w:hAnsi="Times New Roman" w:cs="Times New Roman"/>
        </w:rPr>
      </w:pPr>
    </w:p>
    <w:p w14:paraId="752C4A26" w14:textId="1589C524" w:rsidR="00385921" w:rsidRDefault="007515E4" w:rsidP="007515E4">
      <w:pPr>
        <w:rPr>
          <w:ins w:id="20" w:author="Melanie Frazier" w:date="2017-05-15T10:43:00Z"/>
          <w:rFonts w:ascii="Times New Roman" w:hAnsi="Times New Roman" w:cs="Times New Roman"/>
        </w:rPr>
        <w:pPrChange w:id="21" w:author="Melanie Frazier" w:date="2017-05-15T10:43:00Z">
          <w:pPr/>
        </w:pPrChange>
      </w:pPr>
      <w:ins w:id="22" w:author="Melanie Frazier" w:date="2017-05-15T10:43:00Z">
        <w:r>
          <w:rPr>
            <w:rFonts w:ascii="Times New Roman" w:hAnsi="Times New Roman" w:cs="Times New Roman"/>
          </w:rPr>
          <w:t>* Corresponding author</w:t>
        </w:r>
      </w:ins>
    </w:p>
    <w:p w14:paraId="15114678" w14:textId="77777777" w:rsidR="007515E4" w:rsidRDefault="007515E4" w:rsidP="007515E4">
      <w:pPr>
        <w:rPr>
          <w:ins w:id="23" w:author="Melanie Frazier" w:date="2017-05-15T10:43:00Z"/>
          <w:rFonts w:ascii="Times New Roman" w:hAnsi="Times New Roman" w:cs="Times New Roman"/>
        </w:rPr>
        <w:pPrChange w:id="24" w:author="Melanie Frazier" w:date="2017-05-15T10:43:00Z">
          <w:pPr/>
        </w:pPrChange>
      </w:pPr>
    </w:p>
    <w:p w14:paraId="02F064C3" w14:textId="63DDD508" w:rsidR="007515E4" w:rsidRPr="007515E4" w:rsidRDefault="007515E4" w:rsidP="007515E4">
      <w:pPr>
        <w:rPr>
          <w:ins w:id="25" w:author="Melanie Frazier" w:date="2017-05-15T10:43:00Z"/>
          <w:rFonts w:ascii="Times New Roman" w:hAnsi="Times New Roman" w:cs="Times New Roman"/>
          <w:rPrChange w:id="26" w:author="Melanie Frazier" w:date="2017-05-15T10:43:00Z">
            <w:rPr>
              <w:ins w:id="27" w:author="Melanie Frazier" w:date="2017-05-15T10:43:00Z"/>
            </w:rPr>
          </w:rPrChange>
        </w:rPr>
        <w:pPrChange w:id="28" w:author="Melanie Frazier" w:date="2017-05-15T10:43:00Z">
          <w:pPr/>
        </w:pPrChange>
      </w:pPr>
      <w:ins w:id="29" w:author="Melanie Frazier" w:date="2017-05-15T10:43:00Z">
        <w:r>
          <w:rPr>
            <w:rFonts w:ascii="Times New Roman" w:hAnsi="Times New Roman" w:cs="Times New Roman"/>
          </w:rPr>
          <w:t xml:space="preserve">E-mail: </w:t>
        </w:r>
      </w:ins>
      <w:ins w:id="30" w:author="Melanie Frazier" w:date="2017-05-15T10:44:00Z">
        <w:r>
          <w:rPr>
            <w:rFonts w:ascii="Times New Roman" w:hAnsi="Times New Roman" w:cs="Times New Roman"/>
          </w:rPr>
          <w:fldChar w:fldCharType="begin"/>
        </w:r>
        <w:r>
          <w:rPr>
            <w:rFonts w:ascii="Times New Roman" w:hAnsi="Times New Roman" w:cs="Times New Roman"/>
          </w:rPr>
          <w:instrText xml:space="preserve"> HYPERLINK "mailto:</w:instrText>
        </w:r>
        <w:r w:rsidRPr="007515E4">
          <w:rPr>
            <w:rFonts w:ascii="Times New Roman" w:hAnsi="Times New Roman" w:cs="Times New Roman"/>
          </w:rPr>
          <w:instrText>halpern@nceas.ucsb.edu</w:instrText>
        </w:r>
        <w:r>
          <w:rPr>
            <w:rFonts w:ascii="Times New Roman" w:hAnsi="Times New Roman" w:cs="Times New Roman"/>
          </w:rPr>
          <w:instrText xml:space="preserve">" </w:instrText>
        </w:r>
        <w:r>
          <w:rPr>
            <w:rFonts w:ascii="Times New Roman" w:hAnsi="Times New Roman" w:cs="Times New Roman"/>
          </w:rPr>
          <w:fldChar w:fldCharType="separate"/>
        </w:r>
        <w:r w:rsidRPr="007B685F">
          <w:rPr>
            <w:rStyle w:val="Hyperlink"/>
            <w:rFonts w:ascii="Times New Roman" w:hAnsi="Times New Roman" w:cs="Times New Roman"/>
          </w:rPr>
          <w:t>halpern@nceas.ucsb.edu</w:t>
        </w:r>
        <w:r>
          <w:rPr>
            <w:rFonts w:ascii="Times New Roman" w:hAnsi="Times New Roman" w:cs="Times New Roman"/>
          </w:rPr>
          <w:fldChar w:fldCharType="end"/>
        </w:r>
        <w:r>
          <w:rPr>
            <w:rFonts w:ascii="Times New Roman" w:hAnsi="Times New Roman" w:cs="Times New Roman"/>
          </w:rPr>
          <w:t xml:space="preserve"> (BSH)</w:t>
        </w:r>
      </w:ins>
    </w:p>
    <w:p w14:paraId="5EF2AB10" w14:textId="77777777" w:rsidR="007515E4" w:rsidRPr="000B7C69" w:rsidRDefault="007515E4" w:rsidP="00AB1423">
      <w:pPr>
        <w:rPr>
          <w:rFonts w:ascii="Times New Roman" w:hAnsi="Times New Roman" w:cs="Times New Roman"/>
        </w:rPr>
      </w:pPr>
    </w:p>
    <w:p w14:paraId="1C516D58" w14:textId="77777777" w:rsidR="007D49AE" w:rsidRDefault="007D49AE" w:rsidP="00E26324">
      <w:pPr>
        <w:outlineLvl w:val="0"/>
        <w:rPr>
          <w:ins w:id="31" w:author="Melanie Frazier" w:date="2017-05-15T11:24:00Z"/>
          <w:rFonts w:ascii="Times New Roman" w:hAnsi="Times New Roman" w:cs="Times New Roman"/>
          <w:b/>
        </w:rPr>
      </w:pPr>
    </w:p>
    <w:p w14:paraId="7ADC98EA" w14:textId="77777777" w:rsidR="007D49AE" w:rsidRDefault="007D49AE" w:rsidP="00E26324">
      <w:pPr>
        <w:outlineLvl w:val="0"/>
        <w:rPr>
          <w:ins w:id="32" w:author="Melanie Frazier" w:date="2017-05-15T11:24:00Z"/>
          <w:rFonts w:ascii="Times New Roman" w:hAnsi="Times New Roman" w:cs="Times New Roman"/>
          <w:b/>
        </w:rPr>
      </w:pPr>
    </w:p>
    <w:p w14:paraId="7BE341F0" w14:textId="77777777" w:rsidR="007D49AE" w:rsidRDefault="007D49AE" w:rsidP="00E26324">
      <w:pPr>
        <w:outlineLvl w:val="0"/>
        <w:rPr>
          <w:ins w:id="33" w:author="Melanie Frazier" w:date="2017-05-15T11:24:00Z"/>
          <w:rFonts w:ascii="Times New Roman" w:hAnsi="Times New Roman" w:cs="Times New Roman"/>
          <w:b/>
        </w:rPr>
      </w:pPr>
    </w:p>
    <w:p w14:paraId="58659AFB" w14:textId="77777777" w:rsidR="007D49AE" w:rsidRDefault="007D49AE" w:rsidP="00E26324">
      <w:pPr>
        <w:outlineLvl w:val="0"/>
        <w:rPr>
          <w:ins w:id="34" w:author="Melanie Frazier" w:date="2017-05-15T11:24:00Z"/>
          <w:rFonts w:ascii="Times New Roman" w:hAnsi="Times New Roman" w:cs="Times New Roman"/>
          <w:b/>
        </w:rPr>
      </w:pPr>
    </w:p>
    <w:p w14:paraId="4CF786B2" w14:textId="77777777" w:rsidR="007D49AE" w:rsidRDefault="007D49AE" w:rsidP="00E26324">
      <w:pPr>
        <w:outlineLvl w:val="0"/>
        <w:rPr>
          <w:ins w:id="35" w:author="Melanie Frazier" w:date="2017-05-15T11:24:00Z"/>
          <w:rFonts w:ascii="Times New Roman" w:hAnsi="Times New Roman" w:cs="Times New Roman"/>
          <w:b/>
        </w:rPr>
      </w:pPr>
    </w:p>
    <w:p w14:paraId="4EF729A3" w14:textId="77777777" w:rsidR="007D49AE" w:rsidRDefault="007D49AE" w:rsidP="00E26324">
      <w:pPr>
        <w:outlineLvl w:val="0"/>
        <w:rPr>
          <w:ins w:id="36" w:author="Melanie Frazier" w:date="2017-05-15T11:24:00Z"/>
          <w:rFonts w:ascii="Times New Roman" w:hAnsi="Times New Roman" w:cs="Times New Roman"/>
          <w:b/>
        </w:rPr>
      </w:pPr>
    </w:p>
    <w:p w14:paraId="7B053D49" w14:textId="77777777" w:rsidR="007D49AE" w:rsidRDefault="007D49AE" w:rsidP="00E26324">
      <w:pPr>
        <w:outlineLvl w:val="0"/>
        <w:rPr>
          <w:ins w:id="37" w:author="Melanie Frazier" w:date="2017-05-15T11:24:00Z"/>
          <w:rFonts w:ascii="Times New Roman" w:hAnsi="Times New Roman" w:cs="Times New Roman"/>
          <w:b/>
        </w:rPr>
      </w:pPr>
    </w:p>
    <w:p w14:paraId="130D0904" w14:textId="77777777" w:rsidR="007D49AE" w:rsidRDefault="007D49AE" w:rsidP="00E26324">
      <w:pPr>
        <w:outlineLvl w:val="0"/>
        <w:rPr>
          <w:ins w:id="38" w:author="Melanie Frazier" w:date="2017-05-15T11:24:00Z"/>
          <w:rFonts w:ascii="Times New Roman" w:hAnsi="Times New Roman" w:cs="Times New Roman"/>
          <w:b/>
        </w:rPr>
      </w:pPr>
    </w:p>
    <w:p w14:paraId="761F9CB7" w14:textId="77777777" w:rsidR="007D49AE" w:rsidRDefault="007D49AE" w:rsidP="00E26324">
      <w:pPr>
        <w:outlineLvl w:val="0"/>
        <w:rPr>
          <w:ins w:id="39" w:author="Melanie Frazier" w:date="2017-05-15T11:24:00Z"/>
          <w:rFonts w:ascii="Times New Roman" w:hAnsi="Times New Roman" w:cs="Times New Roman"/>
          <w:b/>
        </w:rPr>
      </w:pPr>
    </w:p>
    <w:p w14:paraId="35CC1683" w14:textId="77777777" w:rsidR="007D49AE" w:rsidRDefault="007D49AE" w:rsidP="00E26324">
      <w:pPr>
        <w:outlineLvl w:val="0"/>
        <w:rPr>
          <w:ins w:id="40" w:author="Melanie Frazier" w:date="2017-05-15T11:24:00Z"/>
          <w:rFonts w:ascii="Times New Roman" w:hAnsi="Times New Roman" w:cs="Times New Roman"/>
          <w:b/>
        </w:rPr>
      </w:pPr>
    </w:p>
    <w:p w14:paraId="71886725" w14:textId="77777777" w:rsidR="007D49AE" w:rsidRDefault="007D49AE" w:rsidP="00E26324">
      <w:pPr>
        <w:outlineLvl w:val="0"/>
        <w:rPr>
          <w:ins w:id="41" w:author="Melanie Frazier" w:date="2017-05-15T11:24:00Z"/>
          <w:rFonts w:ascii="Times New Roman" w:hAnsi="Times New Roman" w:cs="Times New Roman"/>
          <w:b/>
        </w:rPr>
      </w:pPr>
    </w:p>
    <w:p w14:paraId="18E9E231" w14:textId="77777777" w:rsidR="007D49AE" w:rsidRDefault="007D49AE" w:rsidP="00E26324">
      <w:pPr>
        <w:outlineLvl w:val="0"/>
        <w:rPr>
          <w:ins w:id="42" w:author="Melanie Frazier" w:date="2017-05-15T11:24:00Z"/>
          <w:rFonts w:ascii="Times New Roman" w:hAnsi="Times New Roman" w:cs="Times New Roman"/>
          <w:b/>
        </w:rPr>
      </w:pPr>
    </w:p>
    <w:p w14:paraId="5F972D11" w14:textId="77777777" w:rsidR="007D49AE" w:rsidRDefault="007D49AE" w:rsidP="00E26324">
      <w:pPr>
        <w:outlineLvl w:val="0"/>
        <w:rPr>
          <w:ins w:id="43" w:author="Melanie Frazier" w:date="2017-05-15T11:24:00Z"/>
          <w:rFonts w:ascii="Times New Roman" w:hAnsi="Times New Roman" w:cs="Times New Roman"/>
          <w:b/>
        </w:rPr>
      </w:pPr>
    </w:p>
    <w:p w14:paraId="45A8D904" w14:textId="77777777" w:rsidR="007D49AE" w:rsidRDefault="007D49AE" w:rsidP="00E26324">
      <w:pPr>
        <w:outlineLvl w:val="0"/>
        <w:rPr>
          <w:ins w:id="44" w:author="Melanie Frazier" w:date="2017-05-15T11:24:00Z"/>
          <w:rFonts w:ascii="Times New Roman" w:hAnsi="Times New Roman" w:cs="Times New Roman"/>
          <w:b/>
        </w:rPr>
      </w:pPr>
    </w:p>
    <w:p w14:paraId="799A413F" w14:textId="77777777" w:rsidR="007D49AE" w:rsidRDefault="007D49AE" w:rsidP="00E26324">
      <w:pPr>
        <w:outlineLvl w:val="0"/>
        <w:rPr>
          <w:ins w:id="45" w:author="Melanie Frazier" w:date="2017-05-15T11:24:00Z"/>
          <w:rFonts w:ascii="Times New Roman" w:hAnsi="Times New Roman" w:cs="Times New Roman"/>
          <w:b/>
        </w:rPr>
      </w:pPr>
    </w:p>
    <w:p w14:paraId="2DC60313" w14:textId="77777777" w:rsidR="007D49AE" w:rsidRDefault="007D49AE" w:rsidP="00E26324">
      <w:pPr>
        <w:outlineLvl w:val="0"/>
        <w:rPr>
          <w:ins w:id="46" w:author="Melanie Frazier" w:date="2017-05-15T11:24:00Z"/>
          <w:rFonts w:ascii="Times New Roman" w:hAnsi="Times New Roman" w:cs="Times New Roman"/>
          <w:b/>
        </w:rPr>
      </w:pPr>
    </w:p>
    <w:p w14:paraId="2070CD0A" w14:textId="77777777" w:rsidR="007D49AE" w:rsidRDefault="007D49AE" w:rsidP="00E26324">
      <w:pPr>
        <w:outlineLvl w:val="0"/>
        <w:rPr>
          <w:ins w:id="47" w:author="Melanie Frazier" w:date="2017-05-15T11:24:00Z"/>
          <w:rFonts w:ascii="Times New Roman" w:hAnsi="Times New Roman" w:cs="Times New Roman"/>
          <w:b/>
        </w:rPr>
      </w:pPr>
    </w:p>
    <w:p w14:paraId="2276CA02" w14:textId="77777777" w:rsidR="007D49AE" w:rsidRDefault="007D49AE" w:rsidP="00E26324">
      <w:pPr>
        <w:outlineLvl w:val="0"/>
        <w:rPr>
          <w:ins w:id="48" w:author="Melanie Frazier" w:date="2017-05-15T11:24:00Z"/>
          <w:rFonts w:ascii="Times New Roman" w:hAnsi="Times New Roman" w:cs="Times New Roman"/>
          <w:b/>
        </w:rPr>
      </w:pPr>
    </w:p>
    <w:p w14:paraId="42306C3E" w14:textId="77777777" w:rsidR="007D49AE" w:rsidRDefault="007D49AE" w:rsidP="00E26324">
      <w:pPr>
        <w:outlineLvl w:val="0"/>
        <w:rPr>
          <w:ins w:id="49" w:author="Melanie Frazier" w:date="2017-05-15T11:24:00Z"/>
          <w:rFonts w:ascii="Times New Roman" w:hAnsi="Times New Roman" w:cs="Times New Roman"/>
          <w:b/>
        </w:rPr>
      </w:pPr>
    </w:p>
    <w:p w14:paraId="56B5653B" w14:textId="77777777" w:rsidR="007D49AE" w:rsidRDefault="007D49AE" w:rsidP="00E26324">
      <w:pPr>
        <w:outlineLvl w:val="0"/>
        <w:rPr>
          <w:ins w:id="50" w:author="Melanie Frazier" w:date="2017-05-15T11:24:00Z"/>
          <w:rFonts w:ascii="Times New Roman" w:hAnsi="Times New Roman" w:cs="Times New Roman"/>
          <w:b/>
        </w:rPr>
      </w:pPr>
    </w:p>
    <w:p w14:paraId="661AE146" w14:textId="6B46B938" w:rsidR="004A78E8" w:rsidRPr="007D49AE" w:rsidRDefault="00394662" w:rsidP="00E26324">
      <w:pPr>
        <w:outlineLvl w:val="0"/>
        <w:rPr>
          <w:rFonts w:ascii="Times New Roman" w:hAnsi="Times New Roman" w:cs="Times New Roman"/>
          <w:b/>
          <w:sz w:val="36"/>
          <w:szCs w:val="36"/>
          <w:rPrChange w:id="51" w:author="Melanie Frazier" w:date="2017-05-15T11:24:00Z">
            <w:rPr>
              <w:rFonts w:ascii="Times New Roman" w:hAnsi="Times New Roman" w:cs="Times New Roman"/>
              <w:b/>
            </w:rPr>
          </w:rPrChange>
        </w:rPr>
      </w:pPr>
      <w:r w:rsidRPr="007D49AE">
        <w:rPr>
          <w:rFonts w:ascii="Times New Roman" w:hAnsi="Times New Roman" w:cs="Times New Roman"/>
          <w:b/>
          <w:sz w:val="36"/>
          <w:szCs w:val="36"/>
          <w:rPrChange w:id="52" w:author="Melanie Frazier" w:date="2017-05-15T11:24:00Z">
            <w:rPr>
              <w:rFonts w:ascii="Times New Roman" w:hAnsi="Times New Roman" w:cs="Times New Roman"/>
              <w:b/>
            </w:rPr>
          </w:rPrChange>
        </w:rPr>
        <w:lastRenderedPageBreak/>
        <w:t>Abstract</w:t>
      </w:r>
    </w:p>
    <w:p w14:paraId="12A95593" w14:textId="77777777" w:rsidR="007D49AE" w:rsidRDefault="007D49AE" w:rsidP="00C5478D">
      <w:pPr>
        <w:ind w:firstLine="720"/>
        <w:rPr>
          <w:ins w:id="53" w:author="Melanie Frazier" w:date="2017-05-15T11:25:00Z"/>
          <w:rFonts w:ascii="Times New Roman" w:hAnsi="Times New Roman" w:cs="Times New Roman"/>
        </w:rPr>
      </w:pPr>
    </w:p>
    <w:p w14:paraId="1E42B68B" w14:textId="74A559FA" w:rsidR="00394662" w:rsidRPr="000B7C69" w:rsidRDefault="00A05FDF" w:rsidP="00C5478D">
      <w:pPr>
        <w:ind w:firstLine="720"/>
        <w:rPr>
          <w:rFonts w:ascii="Times New Roman" w:hAnsi="Times New Roman" w:cs="Times New Roman"/>
        </w:rPr>
      </w:pPr>
      <w:r>
        <w:rPr>
          <w:rFonts w:ascii="Times New Roman" w:hAnsi="Times New Roman" w:cs="Times New Roman"/>
        </w:rPr>
        <w:t>Growing i</w:t>
      </w:r>
      <w:r w:rsidR="00C5478D">
        <w:rPr>
          <w:rFonts w:ascii="Times New Roman" w:hAnsi="Times New Roman" w:cs="Times New Roman"/>
        </w:rPr>
        <w:t xml:space="preserve">nternational and national focus on </w:t>
      </w:r>
      <w:r>
        <w:rPr>
          <w:rFonts w:ascii="Times New Roman" w:hAnsi="Times New Roman" w:cs="Times New Roman"/>
        </w:rPr>
        <w:t xml:space="preserve">quantitatively </w:t>
      </w:r>
      <w:r w:rsidR="00C5478D">
        <w:rPr>
          <w:rFonts w:ascii="Times New Roman" w:hAnsi="Times New Roman" w:cs="Times New Roman"/>
        </w:rPr>
        <w:t>measuring and improving ocean health has increased the need for comprehensive, scientific, and repeated indicators to track progress towards achieving policy and societal goals. The Ocean Health Index</w:t>
      </w:r>
      <w:r w:rsidR="00CC0A77">
        <w:rPr>
          <w:rFonts w:ascii="Times New Roman" w:hAnsi="Times New Roman" w:cs="Times New Roman"/>
        </w:rPr>
        <w:t xml:space="preserve"> (OHI)</w:t>
      </w:r>
      <w:r w:rsidR="00C5478D">
        <w:rPr>
          <w:rFonts w:ascii="Times New Roman" w:hAnsi="Times New Roman" w:cs="Times New Roman"/>
        </w:rPr>
        <w:t xml:space="preserve"> is one of the few indicators available for this purpose. Here we present results from five years of </w:t>
      </w:r>
      <w:r>
        <w:rPr>
          <w:rFonts w:ascii="Times New Roman" w:hAnsi="Times New Roman" w:cs="Times New Roman"/>
        </w:rPr>
        <w:t>annual global assessment for 220</w:t>
      </w:r>
      <w:r w:rsidR="00C5478D">
        <w:rPr>
          <w:rFonts w:ascii="Times New Roman" w:hAnsi="Times New Roman" w:cs="Times New Roman"/>
        </w:rPr>
        <w:t xml:space="preserve"> countries and territories, evaluating potential drivers and consequences of changes and presenting lessons learned about the challenges </w:t>
      </w:r>
      <w:r>
        <w:rPr>
          <w:rFonts w:ascii="Times New Roman" w:hAnsi="Times New Roman" w:cs="Times New Roman"/>
        </w:rPr>
        <w:t>of using composite indicators to measure</w:t>
      </w:r>
      <w:r w:rsidR="00C5478D">
        <w:rPr>
          <w:rFonts w:ascii="Times New Roman" w:hAnsi="Times New Roman" w:cs="Times New Roman"/>
        </w:rPr>
        <w:t xml:space="preserve"> sustainability goals. Globally scores have </w:t>
      </w:r>
      <w:r>
        <w:rPr>
          <w:rFonts w:ascii="Times New Roman" w:hAnsi="Times New Roman" w:cs="Times New Roman"/>
        </w:rPr>
        <w:t>shown little change, as would be expected. However,</w:t>
      </w:r>
      <w:r w:rsidR="00C5478D">
        <w:rPr>
          <w:rFonts w:ascii="Times New Roman" w:hAnsi="Times New Roman" w:cs="Times New Roman"/>
        </w:rPr>
        <w:t xml:space="preserve"> individual countries </w:t>
      </w:r>
      <w:r>
        <w:rPr>
          <w:rFonts w:ascii="Times New Roman" w:hAnsi="Times New Roman" w:cs="Times New Roman"/>
        </w:rPr>
        <w:t>have seen</w:t>
      </w:r>
      <w:r w:rsidR="00C5478D">
        <w:rPr>
          <w:rFonts w:ascii="Times New Roman" w:hAnsi="Times New Roman" w:cs="Times New Roman"/>
        </w:rPr>
        <w:t xml:space="preserve"> no</w:t>
      </w:r>
      <w:r>
        <w:rPr>
          <w:rFonts w:ascii="Times New Roman" w:hAnsi="Times New Roman" w:cs="Times New Roman"/>
        </w:rPr>
        <w:t>table increases or declines due in particular</w:t>
      </w:r>
      <w:r w:rsidR="00C5478D">
        <w:rPr>
          <w:rFonts w:ascii="Times New Roman" w:hAnsi="Times New Roman" w:cs="Times New Roman"/>
        </w:rPr>
        <w:t xml:space="preserve"> to improvements in </w:t>
      </w:r>
      <w:r w:rsidR="00CC0A77">
        <w:rPr>
          <w:rFonts w:ascii="Times New Roman" w:hAnsi="Times New Roman" w:cs="Times New Roman"/>
        </w:rPr>
        <w:t xml:space="preserve">the harvest and management of </w:t>
      </w:r>
      <w:r w:rsidR="00C5478D">
        <w:rPr>
          <w:rFonts w:ascii="Times New Roman" w:hAnsi="Times New Roman" w:cs="Times New Roman"/>
        </w:rPr>
        <w:t>wild-caught fisheries</w:t>
      </w:r>
      <w:r>
        <w:rPr>
          <w:rFonts w:ascii="Times New Roman" w:hAnsi="Times New Roman" w:cs="Times New Roman"/>
        </w:rPr>
        <w:t>,</w:t>
      </w:r>
      <w:r w:rsidR="00C5478D">
        <w:rPr>
          <w:rFonts w:ascii="Times New Roman" w:hAnsi="Times New Roman" w:cs="Times New Roman"/>
        </w:rPr>
        <w:t xml:space="preserve"> the creation of marine protected areas (MPAs)</w:t>
      </w:r>
      <w:r>
        <w:rPr>
          <w:rFonts w:ascii="Times New Roman" w:hAnsi="Times New Roman" w:cs="Times New Roman"/>
        </w:rPr>
        <w:t>,</w:t>
      </w:r>
      <w:r w:rsidR="003E521E">
        <w:rPr>
          <w:rFonts w:ascii="Times New Roman" w:hAnsi="Times New Roman" w:cs="Times New Roman"/>
        </w:rPr>
        <w:t xml:space="preserve"> and </w:t>
      </w:r>
      <w:r>
        <w:rPr>
          <w:rFonts w:ascii="Times New Roman" w:hAnsi="Times New Roman" w:cs="Times New Roman"/>
        </w:rPr>
        <w:t>decreases in natural product harvest</w:t>
      </w:r>
      <w:r w:rsidR="003E521E">
        <w:rPr>
          <w:rFonts w:ascii="Times New Roman" w:hAnsi="Times New Roman" w:cs="Times New Roman"/>
        </w:rPr>
        <w:t>.</w:t>
      </w:r>
      <w:r w:rsidR="00CC0A77">
        <w:rPr>
          <w:rFonts w:ascii="Times New Roman" w:hAnsi="Times New Roman" w:cs="Times New Roman"/>
        </w:rPr>
        <w:t xml:space="preserve"> Rapid loss of sea ice and the consequent </w:t>
      </w:r>
      <w:r>
        <w:rPr>
          <w:rFonts w:ascii="Times New Roman" w:hAnsi="Times New Roman" w:cs="Times New Roman"/>
        </w:rPr>
        <w:t>reduction of</w:t>
      </w:r>
      <w:r w:rsidR="00CC0A77">
        <w:rPr>
          <w:rFonts w:ascii="Times New Roman" w:hAnsi="Times New Roman" w:cs="Times New Roman"/>
        </w:rPr>
        <w:t xml:space="preserve"> coastal protection from that sea ice was also responsible for declines in overall ocean health in many Arctic and sub-Arctic countries. The OHI performed reasonably well at predicting near-term future scores for many </w:t>
      </w:r>
      <w:r>
        <w:rPr>
          <w:rFonts w:ascii="Times New Roman" w:hAnsi="Times New Roman" w:cs="Times New Roman"/>
        </w:rPr>
        <w:t xml:space="preserve">of the ten </w:t>
      </w:r>
      <w:r w:rsidR="00CC0A77">
        <w:rPr>
          <w:rFonts w:ascii="Times New Roman" w:hAnsi="Times New Roman" w:cs="Times New Roman"/>
        </w:rPr>
        <w:t>goals</w:t>
      </w:r>
      <w:r>
        <w:rPr>
          <w:rFonts w:ascii="Times New Roman" w:hAnsi="Times New Roman" w:cs="Times New Roman"/>
        </w:rPr>
        <w:t xml:space="preserve"> measured</w:t>
      </w:r>
      <w:r w:rsidR="00CC0A77">
        <w:rPr>
          <w:rFonts w:ascii="Times New Roman" w:hAnsi="Times New Roman" w:cs="Times New Roman"/>
        </w:rPr>
        <w:t xml:space="preserve">, but data gaps and limitations hindered these predictions for many other goals. Ultimately, all indicators face the substantial challenge of informing policy </w:t>
      </w:r>
      <w:r w:rsidR="00982515">
        <w:rPr>
          <w:rFonts w:ascii="Times New Roman" w:hAnsi="Times New Roman" w:cs="Times New Roman"/>
        </w:rPr>
        <w:t xml:space="preserve">for </w:t>
      </w:r>
      <w:r w:rsidR="00CC0A77">
        <w:rPr>
          <w:rFonts w:ascii="Times New Roman" w:hAnsi="Times New Roman" w:cs="Times New Roman"/>
        </w:rPr>
        <w:t>progress toward broad goals and objectives with insufficient monitoring and assessment data. If countries and the global community hope to achieve and maintain healthy oceans, we will need to dedicate significant resources to measuring what we are trying to manage.</w:t>
      </w:r>
    </w:p>
    <w:p w14:paraId="32E8D3C8" w14:textId="77777777" w:rsidR="00032FE6" w:rsidRPr="00032FE6" w:rsidRDefault="00032FE6" w:rsidP="00E26324">
      <w:pPr>
        <w:outlineLvl w:val="0"/>
        <w:rPr>
          <w:rFonts w:ascii="Times New Roman" w:hAnsi="Times New Roman" w:cs="Times New Roman"/>
        </w:rPr>
      </w:pPr>
    </w:p>
    <w:p w14:paraId="368F1837" w14:textId="3893E1FD" w:rsidR="00385921" w:rsidRPr="007D49AE" w:rsidDel="007D49AE" w:rsidRDefault="00032FE6" w:rsidP="00E26324">
      <w:pPr>
        <w:outlineLvl w:val="0"/>
        <w:rPr>
          <w:del w:id="54" w:author="Melanie Frazier" w:date="2017-05-15T11:24:00Z"/>
          <w:rFonts w:ascii="Times New Roman" w:hAnsi="Times New Roman" w:cs="Times New Roman"/>
          <w:b/>
          <w:sz w:val="36"/>
          <w:szCs w:val="36"/>
          <w:rPrChange w:id="55" w:author="Melanie Frazier" w:date="2017-05-15T11:24:00Z">
            <w:rPr>
              <w:del w:id="56" w:author="Melanie Frazier" w:date="2017-05-15T11:24:00Z"/>
              <w:rFonts w:ascii="Times New Roman" w:hAnsi="Times New Roman" w:cs="Times New Roman"/>
              <w:b/>
            </w:rPr>
          </w:rPrChange>
        </w:rPr>
      </w:pPr>
      <w:del w:id="57" w:author="Melanie Frazier" w:date="2017-05-15T11:24:00Z">
        <w:r w:rsidRPr="007D49AE" w:rsidDel="007D49AE">
          <w:rPr>
            <w:rFonts w:ascii="Times New Roman" w:hAnsi="Times New Roman" w:cs="Times New Roman"/>
            <w:sz w:val="36"/>
            <w:szCs w:val="36"/>
            <w:rPrChange w:id="58" w:author="Melanie Frazier" w:date="2017-05-15T11:24:00Z">
              <w:rPr>
                <w:rFonts w:ascii="Times New Roman" w:hAnsi="Times New Roman" w:cs="Times New Roman"/>
              </w:rPr>
            </w:rPrChange>
          </w:rPr>
          <w:delText>Key words: indicators, sustainability, marine spatial planning, targets</w:delText>
        </w:r>
        <w:r w:rsidR="00385921" w:rsidRPr="007D49AE" w:rsidDel="007D49AE">
          <w:rPr>
            <w:rFonts w:ascii="Times New Roman" w:hAnsi="Times New Roman" w:cs="Times New Roman"/>
            <w:b/>
            <w:sz w:val="36"/>
            <w:szCs w:val="36"/>
            <w:rPrChange w:id="59" w:author="Melanie Frazier" w:date="2017-05-15T11:24:00Z">
              <w:rPr>
                <w:rFonts w:ascii="Times New Roman" w:hAnsi="Times New Roman" w:cs="Times New Roman"/>
                <w:b/>
              </w:rPr>
            </w:rPrChange>
          </w:rPr>
          <w:br w:type="page"/>
        </w:r>
      </w:del>
    </w:p>
    <w:p w14:paraId="133C93EE" w14:textId="2C042869" w:rsidR="00394662" w:rsidRDefault="00394662" w:rsidP="00E26324">
      <w:pPr>
        <w:outlineLvl w:val="0"/>
        <w:rPr>
          <w:ins w:id="60" w:author="Melanie Frazier" w:date="2017-05-15T11:24:00Z"/>
          <w:rFonts w:ascii="Times New Roman" w:hAnsi="Times New Roman" w:cs="Times New Roman"/>
          <w:b/>
          <w:sz w:val="36"/>
          <w:szCs w:val="36"/>
        </w:rPr>
      </w:pPr>
      <w:r w:rsidRPr="007D49AE">
        <w:rPr>
          <w:rFonts w:ascii="Times New Roman" w:hAnsi="Times New Roman" w:cs="Times New Roman"/>
          <w:b/>
          <w:sz w:val="36"/>
          <w:szCs w:val="36"/>
          <w:rPrChange w:id="61" w:author="Melanie Frazier" w:date="2017-05-15T11:24:00Z">
            <w:rPr>
              <w:rFonts w:ascii="Times New Roman" w:hAnsi="Times New Roman" w:cs="Times New Roman"/>
              <w:b/>
            </w:rPr>
          </w:rPrChange>
        </w:rPr>
        <w:t>Introduction</w:t>
      </w:r>
    </w:p>
    <w:p w14:paraId="19192129" w14:textId="77777777" w:rsidR="007D49AE" w:rsidRPr="000B7C69" w:rsidRDefault="007D49AE" w:rsidP="00E26324">
      <w:pPr>
        <w:outlineLvl w:val="0"/>
        <w:rPr>
          <w:rFonts w:ascii="Times New Roman" w:hAnsi="Times New Roman" w:cs="Times New Roman"/>
          <w:b/>
        </w:rPr>
      </w:pPr>
    </w:p>
    <w:p w14:paraId="4A3EFA7C" w14:textId="4722AEF5" w:rsidR="00D23C77" w:rsidRDefault="00D23C77">
      <w:pPr>
        <w:ind w:firstLine="720"/>
        <w:rPr>
          <w:rFonts w:ascii="Times New Roman" w:hAnsi="Times New Roman" w:cs="Times New Roman"/>
        </w:rPr>
      </w:pPr>
      <w:r w:rsidRPr="000B7C69">
        <w:rPr>
          <w:rFonts w:ascii="Times New Roman" w:hAnsi="Times New Roman" w:cs="Times New Roman"/>
        </w:rPr>
        <w:t xml:space="preserve">With countries rapidly working </w:t>
      </w:r>
      <w:r w:rsidR="00C26C9B">
        <w:rPr>
          <w:rFonts w:ascii="Times New Roman" w:hAnsi="Times New Roman" w:cs="Times New Roman"/>
        </w:rPr>
        <w:t>to</w:t>
      </w:r>
      <w:r w:rsidRPr="000B7C69">
        <w:rPr>
          <w:rFonts w:ascii="Times New Roman" w:hAnsi="Times New Roman" w:cs="Times New Roman"/>
        </w:rPr>
        <w:t xml:space="preserve"> meet </w:t>
      </w:r>
      <w:r w:rsidR="00B217E2">
        <w:rPr>
          <w:rFonts w:ascii="Times New Roman" w:hAnsi="Times New Roman" w:cs="Times New Roman"/>
        </w:rPr>
        <w:t xml:space="preserve">both </w:t>
      </w:r>
      <w:r w:rsidRPr="000B7C69">
        <w:rPr>
          <w:rFonts w:ascii="Times New Roman" w:hAnsi="Times New Roman" w:cs="Times New Roman"/>
        </w:rPr>
        <w:t xml:space="preserve">Aichi Biodiversity </w:t>
      </w:r>
      <w:r w:rsidR="007560A9">
        <w:rPr>
          <w:rFonts w:ascii="Times New Roman" w:hAnsi="Times New Roman" w:cs="Times New Roman"/>
        </w:rPr>
        <w:t>T</w:t>
      </w:r>
      <w:r w:rsidR="007560A9" w:rsidRPr="000B7C69">
        <w:rPr>
          <w:rFonts w:ascii="Times New Roman" w:hAnsi="Times New Roman" w:cs="Times New Roman"/>
        </w:rPr>
        <w:t xml:space="preserve">argets </w:t>
      </w:r>
      <w:r w:rsidRPr="000B7C69">
        <w:rPr>
          <w:rFonts w:ascii="Times New Roman" w:hAnsi="Times New Roman" w:cs="Times New Roman"/>
        </w:rPr>
        <w:t>and new</w:t>
      </w:r>
      <w:r w:rsidR="009C047E" w:rsidRPr="000B7C69">
        <w:rPr>
          <w:rFonts w:ascii="Times New Roman" w:hAnsi="Times New Roman" w:cs="Times New Roman"/>
        </w:rPr>
        <w:t>ly-</w:t>
      </w:r>
      <w:r w:rsidRPr="000B7C69">
        <w:rPr>
          <w:rFonts w:ascii="Times New Roman" w:hAnsi="Times New Roman" w:cs="Times New Roman"/>
        </w:rPr>
        <w:t xml:space="preserve">ratified UN Sustainable Development Goals </w:t>
      </w:r>
      <w:r w:rsidR="009C047E" w:rsidRPr="000B7C69">
        <w:rPr>
          <w:rFonts w:ascii="Times New Roman" w:hAnsi="Times New Roman" w:cs="Times New Roman"/>
        </w:rPr>
        <w:t>(SDGs)</w:t>
      </w:r>
      <w:r w:rsidRPr="000B7C69">
        <w:rPr>
          <w:rFonts w:ascii="Times New Roman" w:hAnsi="Times New Roman" w:cs="Times New Roman"/>
        </w:rPr>
        <w:t>, governments, non-governmental organizations</w:t>
      </w:r>
      <w:r w:rsidR="00B217E2">
        <w:rPr>
          <w:rFonts w:ascii="Times New Roman" w:hAnsi="Times New Roman" w:cs="Times New Roman"/>
        </w:rPr>
        <w:t xml:space="preserve"> (NGOs)</w:t>
      </w:r>
      <w:r w:rsidR="001918FF">
        <w:rPr>
          <w:rFonts w:ascii="Times New Roman" w:hAnsi="Times New Roman" w:cs="Times New Roman"/>
        </w:rPr>
        <w:t>, multilateral organizations,</w:t>
      </w:r>
      <w:r w:rsidRPr="000B7C69">
        <w:rPr>
          <w:rFonts w:ascii="Times New Roman" w:hAnsi="Times New Roman" w:cs="Times New Roman"/>
        </w:rPr>
        <w:t xml:space="preserve"> and the </w:t>
      </w:r>
      <w:r w:rsidR="00444E21">
        <w:rPr>
          <w:rFonts w:ascii="Times New Roman" w:hAnsi="Times New Roman" w:cs="Times New Roman"/>
        </w:rPr>
        <w:t>global community</w:t>
      </w:r>
      <w:r w:rsidRPr="000B7C69">
        <w:rPr>
          <w:rFonts w:ascii="Times New Roman" w:hAnsi="Times New Roman" w:cs="Times New Roman"/>
        </w:rPr>
        <w:t xml:space="preserve"> are eager to track </w:t>
      </w:r>
      <w:r w:rsidR="009C047E" w:rsidRPr="000B7C69">
        <w:rPr>
          <w:rFonts w:ascii="Times New Roman" w:hAnsi="Times New Roman" w:cs="Times New Roman"/>
        </w:rPr>
        <w:t xml:space="preserve">countries’ </w:t>
      </w:r>
      <w:r w:rsidRPr="000B7C69">
        <w:rPr>
          <w:rFonts w:ascii="Times New Roman" w:hAnsi="Times New Roman" w:cs="Times New Roman"/>
        </w:rPr>
        <w:t>progress towards</w:t>
      </w:r>
      <w:r w:rsidR="009C047E" w:rsidRPr="000B7C69">
        <w:rPr>
          <w:rFonts w:ascii="Times New Roman" w:hAnsi="Times New Roman" w:cs="Times New Roman"/>
        </w:rPr>
        <w:t xml:space="preserve"> achieving</w:t>
      </w:r>
      <w:r w:rsidRPr="000B7C69">
        <w:rPr>
          <w:rFonts w:ascii="Times New Roman" w:hAnsi="Times New Roman" w:cs="Times New Roman"/>
        </w:rPr>
        <w:t xml:space="preserve"> </w:t>
      </w:r>
      <w:r w:rsidR="00A05FDF">
        <w:rPr>
          <w:rFonts w:ascii="Times New Roman" w:hAnsi="Times New Roman" w:cs="Times New Roman"/>
        </w:rPr>
        <w:t>these</w:t>
      </w:r>
      <w:r w:rsidR="00A05FDF" w:rsidRPr="000B7C69">
        <w:rPr>
          <w:rFonts w:ascii="Times New Roman" w:hAnsi="Times New Roman" w:cs="Times New Roman"/>
        </w:rPr>
        <w:t xml:space="preserve"> ambitious environmental and social targets</w:t>
      </w:r>
      <w:r w:rsidR="00C9632C">
        <w:rPr>
          <w:rFonts w:ascii="Times New Roman" w:hAnsi="Times New Roman" w:cs="Times New Roman"/>
        </w:rPr>
        <w:t xml:space="preserve"> </w:t>
      </w:r>
      <w:r w:rsidR="008E3B3B">
        <w:rPr>
          <w:rFonts w:ascii="Times New Roman" w:hAnsi="Times New Roman" w:cs="Times New Roman"/>
        </w:rPr>
        <w:fldChar w:fldCharType="begin"/>
      </w:r>
      <w:r w:rsidR="00F05DFA">
        <w:rPr>
          <w:rFonts w:ascii="Times New Roman" w:hAnsi="Times New Roman" w:cs="Times New Roman"/>
        </w:rPr>
        <w:instrText xml:space="preserve"> ADDIN ZOTERO_ITEM {"citationID":"2lhvid1lsb","properties":{"formattedCitation":"[1]","plainCitation":"[1]"},"citationItems":[{"id":2324,"uris":["http://zotero.org/groups/54759/items/6KSZUVBX"],"uri":["http://zotero.org/groups/54759/items/6KSZUVBX"]}]} </w:instrText>
      </w:r>
      <w:r w:rsidR="008E3B3B">
        <w:rPr>
          <w:rFonts w:ascii="Times New Roman" w:hAnsi="Times New Roman" w:cs="Times New Roman"/>
        </w:rPr>
        <w:fldChar w:fldCharType="separate"/>
      </w:r>
      <w:r w:rsidR="00F05DFA">
        <w:rPr>
          <w:rFonts w:ascii="Times New Roman" w:hAnsi="Times New Roman" w:cs="Times New Roman"/>
          <w:noProof/>
        </w:rPr>
        <w:t>[1]</w:t>
      </w:r>
      <w:r w:rsidR="008E3B3B">
        <w:rPr>
          <w:rFonts w:ascii="Times New Roman" w:hAnsi="Times New Roman" w:cs="Times New Roman"/>
        </w:rPr>
        <w:fldChar w:fldCharType="end"/>
      </w:r>
      <w:r w:rsidRPr="000B7C69">
        <w:rPr>
          <w:rFonts w:ascii="Times New Roman" w:hAnsi="Times New Roman" w:cs="Times New Roman"/>
        </w:rPr>
        <w:t>. Th</w:t>
      </w:r>
      <w:r w:rsidR="001918FF">
        <w:rPr>
          <w:rFonts w:ascii="Times New Roman" w:hAnsi="Times New Roman" w:cs="Times New Roman"/>
        </w:rPr>
        <w:t xml:space="preserve">e need </w:t>
      </w:r>
      <w:r w:rsidR="00B217E2">
        <w:rPr>
          <w:rFonts w:ascii="Times New Roman" w:hAnsi="Times New Roman" w:cs="Times New Roman"/>
        </w:rPr>
        <w:t>for adequate metric</w:t>
      </w:r>
      <w:r w:rsidR="00DA788E">
        <w:rPr>
          <w:rFonts w:ascii="Times New Roman" w:hAnsi="Times New Roman" w:cs="Times New Roman"/>
        </w:rPr>
        <w:t>s</w:t>
      </w:r>
      <w:r w:rsidRPr="000B7C69">
        <w:rPr>
          <w:rFonts w:ascii="Times New Roman" w:hAnsi="Times New Roman" w:cs="Times New Roman"/>
        </w:rPr>
        <w:t xml:space="preserve"> </w:t>
      </w:r>
      <w:r w:rsidR="00C26C9B">
        <w:rPr>
          <w:rFonts w:ascii="Times New Roman" w:hAnsi="Times New Roman" w:cs="Times New Roman"/>
        </w:rPr>
        <w:t xml:space="preserve">to track this progress </w:t>
      </w:r>
      <w:r w:rsidRPr="000B7C69">
        <w:rPr>
          <w:rFonts w:ascii="Times New Roman" w:hAnsi="Times New Roman" w:cs="Times New Roman"/>
        </w:rPr>
        <w:t>has led to the identification, consolidation, and</w:t>
      </w:r>
      <w:r w:rsidR="00B217E2">
        <w:rPr>
          <w:rFonts w:ascii="Times New Roman" w:hAnsi="Times New Roman" w:cs="Times New Roman"/>
        </w:rPr>
        <w:t>,</w:t>
      </w:r>
      <w:r w:rsidRPr="000B7C69">
        <w:rPr>
          <w:rFonts w:ascii="Times New Roman" w:hAnsi="Times New Roman" w:cs="Times New Roman"/>
        </w:rPr>
        <w:t xml:space="preserve"> in some cases</w:t>
      </w:r>
      <w:r w:rsidR="00B217E2">
        <w:rPr>
          <w:rFonts w:ascii="Times New Roman" w:hAnsi="Times New Roman" w:cs="Times New Roman"/>
        </w:rPr>
        <w:t>,</w:t>
      </w:r>
      <w:r w:rsidRPr="000B7C69">
        <w:rPr>
          <w:rFonts w:ascii="Times New Roman" w:hAnsi="Times New Roman" w:cs="Times New Roman"/>
        </w:rPr>
        <w:t xml:space="preserve"> development of indicators </w:t>
      </w:r>
      <w:r w:rsidR="00DA788E">
        <w:rPr>
          <w:rFonts w:ascii="Times New Roman" w:hAnsi="Times New Roman" w:cs="Times New Roman"/>
        </w:rPr>
        <w:t>appropriate</w:t>
      </w:r>
      <w:r w:rsidR="00B217E2" w:rsidRPr="000B7C69">
        <w:rPr>
          <w:rFonts w:ascii="Times New Roman" w:hAnsi="Times New Roman" w:cs="Times New Roman"/>
        </w:rPr>
        <w:t xml:space="preserve"> </w:t>
      </w:r>
      <w:r w:rsidR="00B217E2">
        <w:rPr>
          <w:rFonts w:ascii="Times New Roman" w:hAnsi="Times New Roman" w:cs="Times New Roman"/>
        </w:rPr>
        <w:t>for this</w:t>
      </w:r>
      <w:r w:rsidRPr="000B7C69">
        <w:rPr>
          <w:rFonts w:ascii="Times New Roman" w:hAnsi="Times New Roman" w:cs="Times New Roman"/>
        </w:rPr>
        <w:t xml:space="preserve"> purpose. For example, </w:t>
      </w:r>
      <w:r w:rsidR="009C047E" w:rsidRPr="000B7C69">
        <w:rPr>
          <w:rFonts w:ascii="Times New Roman" w:hAnsi="Times New Roman" w:cs="Times New Roman"/>
        </w:rPr>
        <w:t xml:space="preserve">both </w:t>
      </w:r>
      <w:r w:rsidRPr="000B7C69">
        <w:rPr>
          <w:rFonts w:ascii="Times New Roman" w:hAnsi="Times New Roman" w:cs="Times New Roman"/>
        </w:rPr>
        <w:t>the Biodiversity In</w:t>
      </w:r>
      <w:r w:rsidR="009C047E" w:rsidRPr="000B7C69">
        <w:rPr>
          <w:rFonts w:ascii="Times New Roman" w:hAnsi="Times New Roman" w:cs="Times New Roman"/>
        </w:rPr>
        <w:t>dicators Partnership</w:t>
      </w:r>
      <w:r w:rsidR="00B217E2">
        <w:rPr>
          <w:rFonts w:ascii="Times New Roman" w:hAnsi="Times New Roman" w:cs="Times New Roman"/>
        </w:rPr>
        <w:t>,</w:t>
      </w:r>
      <w:r w:rsidR="009C047E" w:rsidRPr="000B7C69">
        <w:rPr>
          <w:rFonts w:ascii="Times New Roman" w:hAnsi="Times New Roman" w:cs="Times New Roman"/>
        </w:rPr>
        <w:t xml:space="preserve"> hosted by </w:t>
      </w:r>
      <w:r w:rsidR="00B217E2">
        <w:rPr>
          <w:rFonts w:ascii="Times New Roman" w:hAnsi="Times New Roman" w:cs="Times New Roman"/>
        </w:rPr>
        <w:t xml:space="preserve">the United Nations Environment Program World Conservation Monitoring </w:t>
      </w:r>
      <w:r w:rsidR="00B217E2" w:rsidRPr="007F7C7A">
        <w:rPr>
          <w:rFonts w:ascii="Times New Roman" w:hAnsi="Times New Roman" w:cs="Times New Roman"/>
        </w:rPr>
        <w:t>Centre (</w:t>
      </w:r>
      <w:r w:rsidR="009C047E" w:rsidRPr="007F7C7A">
        <w:rPr>
          <w:rFonts w:ascii="Times New Roman" w:hAnsi="Times New Roman" w:cs="Times New Roman"/>
        </w:rPr>
        <w:t>UNEP-WCMC</w:t>
      </w:r>
      <w:r w:rsidR="007F7C7A" w:rsidRPr="007F7C7A">
        <w:rPr>
          <w:rFonts w:ascii="Times New Roman" w:hAnsi="Times New Roman" w:cs="Times New Roman"/>
        </w:rPr>
        <w:t>) (</w:t>
      </w:r>
      <w:r w:rsidR="00B217E2" w:rsidRPr="007F7C7A">
        <w:rPr>
          <w:rFonts w:ascii="Times New Roman" w:hAnsi="Times New Roman" w:cs="Times New Roman"/>
        </w:rPr>
        <w:t>unep-wcmc.org)</w:t>
      </w:r>
      <w:r w:rsidR="009C047E" w:rsidRPr="007F7C7A">
        <w:rPr>
          <w:rFonts w:ascii="Times New Roman" w:hAnsi="Times New Roman" w:cs="Times New Roman"/>
        </w:rPr>
        <w:t xml:space="preserve"> and </w:t>
      </w:r>
      <w:r w:rsidR="00B217E2" w:rsidRPr="007F7C7A">
        <w:rPr>
          <w:rFonts w:ascii="Times New Roman" w:hAnsi="Times New Roman" w:cs="Times New Roman"/>
        </w:rPr>
        <w:t xml:space="preserve">the </w:t>
      </w:r>
      <w:r w:rsidR="009C047E" w:rsidRPr="007F7C7A">
        <w:rPr>
          <w:rFonts w:ascii="Times New Roman" w:hAnsi="Times New Roman" w:cs="Times New Roman"/>
        </w:rPr>
        <w:t>Biodiversity Dashboard</w:t>
      </w:r>
      <w:r w:rsidR="00DA788E" w:rsidRPr="007F7C7A">
        <w:rPr>
          <w:rFonts w:ascii="Times New Roman" w:hAnsi="Times New Roman" w:cs="Times New Roman"/>
        </w:rPr>
        <w:t>,</w:t>
      </w:r>
      <w:r w:rsidR="009C047E" w:rsidRPr="007F7C7A">
        <w:rPr>
          <w:rFonts w:ascii="Times New Roman" w:hAnsi="Times New Roman" w:cs="Times New Roman"/>
        </w:rPr>
        <w:t xml:space="preserve"> hosted by NatureServe </w:t>
      </w:r>
      <w:r w:rsidR="00B217E2" w:rsidRPr="007F7C7A">
        <w:rPr>
          <w:rFonts w:ascii="Times New Roman" w:hAnsi="Times New Roman" w:cs="Times New Roman"/>
        </w:rPr>
        <w:t>(dashboard.natureserve.org)</w:t>
      </w:r>
      <w:r w:rsidR="00DA788E" w:rsidRPr="007F7C7A">
        <w:rPr>
          <w:rFonts w:ascii="Times New Roman" w:hAnsi="Times New Roman" w:cs="Times New Roman"/>
        </w:rPr>
        <w:t>,</w:t>
      </w:r>
      <w:r w:rsidR="00B217E2" w:rsidRPr="007F7C7A">
        <w:rPr>
          <w:rFonts w:ascii="Times New Roman" w:hAnsi="Times New Roman" w:cs="Times New Roman"/>
        </w:rPr>
        <w:t xml:space="preserve"> </w:t>
      </w:r>
      <w:r w:rsidR="009C047E" w:rsidRPr="007F7C7A">
        <w:rPr>
          <w:rFonts w:ascii="Times New Roman" w:hAnsi="Times New Roman" w:cs="Times New Roman"/>
        </w:rPr>
        <w:t>provide platform</w:t>
      </w:r>
      <w:r w:rsidR="001918FF" w:rsidRPr="007F7C7A">
        <w:rPr>
          <w:rFonts w:ascii="Times New Roman" w:hAnsi="Times New Roman" w:cs="Times New Roman"/>
        </w:rPr>
        <w:t>s</w:t>
      </w:r>
      <w:r w:rsidR="009C047E" w:rsidRPr="007F7C7A">
        <w:rPr>
          <w:rFonts w:ascii="Times New Roman" w:hAnsi="Times New Roman" w:cs="Times New Roman"/>
        </w:rPr>
        <w:t xml:space="preserve"> for vetting and sharing indicators for the 20 different Aichi Biodiversity</w:t>
      </w:r>
      <w:r w:rsidR="009C047E" w:rsidRPr="000B7C69">
        <w:rPr>
          <w:rFonts w:ascii="Times New Roman" w:hAnsi="Times New Roman" w:cs="Times New Roman"/>
        </w:rPr>
        <w:t xml:space="preserve"> targets</w:t>
      </w:r>
      <w:r w:rsidR="00444E21">
        <w:rPr>
          <w:rFonts w:ascii="Times New Roman" w:hAnsi="Times New Roman" w:cs="Times New Roman"/>
        </w:rPr>
        <w:t xml:space="preserve">. Further, </w:t>
      </w:r>
      <w:r w:rsidR="009C047E" w:rsidRPr="000B7C69">
        <w:rPr>
          <w:rFonts w:ascii="Times New Roman" w:hAnsi="Times New Roman" w:cs="Times New Roman"/>
        </w:rPr>
        <w:t>the United Nations established an Inter-Agency Expert Group to identify and nominate indicators for use in tracking progress towards the 17 SDGs</w:t>
      </w:r>
      <w:r w:rsidR="00C9632C">
        <w:rPr>
          <w:rFonts w:ascii="Times New Roman" w:hAnsi="Times New Roman" w:cs="Times New Roman"/>
        </w:rPr>
        <w:t xml:space="preserve"> </w:t>
      </w:r>
      <w:r w:rsidR="008E3B3B">
        <w:rPr>
          <w:rFonts w:ascii="Times New Roman" w:hAnsi="Times New Roman" w:cs="Times New Roman"/>
        </w:rPr>
        <w:fldChar w:fldCharType="begin"/>
      </w:r>
      <w:r w:rsidR="00F05DFA">
        <w:rPr>
          <w:rFonts w:ascii="Times New Roman" w:hAnsi="Times New Roman" w:cs="Times New Roman"/>
        </w:rPr>
        <w:instrText xml:space="preserve"> ADDIN ZOTERO_ITEM {"citationID":"12gcqe1ss2","properties":{"formattedCitation":"[2]","plainCitation":"[2]"},"citationItems":[{"id":2335,"uris":["http://zotero.org/groups/54759/items/XMN3MQNW"],"uri":["http://zotero.org/groups/54759/items/XMN3MQNW"]}]} </w:instrText>
      </w:r>
      <w:r w:rsidR="008E3B3B">
        <w:rPr>
          <w:rFonts w:ascii="Times New Roman" w:hAnsi="Times New Roman" w:cs="Times New Roman"/>
        </w:rPr>
        <w:fldChar w:fldCharType="separate"/>
      </w:r>
      <w:r w:rsidR="00F05DFA">
        <w:rPr>
          <w:rFonts w:ascii="Times New Roman" w:hAnsi="Times New Roman" w:cs="Times New Roman"/>
          <w:noProof/>
        </w:rPr>
        <w:t>[2]</w:t>
      </w:r>
      <w:r w:rsidR="008E3B3B">
        <w:rPr>
          <w:rFonts w:ascii="Times New Roman" w:hAnsi="Times New Roman" w:cs="Times New Roman"/>
        </w:rPr>
        <w:fldChar w:fldCharType="end"/>
      </w:r>
      <w:r w:rsidR="009C047E" w:rsidRPr="000B7C69">
        <w:rPr>
          <w:rFonts w:ascii="Times New Roman" w:hAnsi="Times New Roman" w:cs="Times New Roman"/>
        </w:rPr>
        <w:t>.</w:t>
      </w:r>
      <w:r w:rsidR="009700BF" w:rsidRPr="000B7C69">
        <w:rPr>
          <w:rFonts w:ascii="Times New Roman" w:hAnsi="Times New Roman" w:cs="Times New Roman"/>
        </w:rPr>
        <w:t xml:space="preserve"> </w:t>
      </w:r>
      <w:r w:rsidR="00E552C3">
        <w:rPr>
          <w:rFonts w:ascii="Times New Roman" w:hAnsi="Times New Roman" w:cs="Times New Roman"/>
        </w:rPr>
        <w:t>Additionally</w:t>
      </w:r>
      <w:r w:rsidR="009700BF" w:rsidRPr="000B7C69">
        <w:rPr>
          <w:rFonts w:ascii="Times New Roman" w:hAnsi="Times New Roman" w:cs="Times New Roman"/>
        </w:rPr>
        <w:t>, many countries around the world have set their own policy goals for sustainable development and are developing or tracking indicators for those purposes</w:t>
      </w:r>
      <w:r w:rsidR="00F90B19">
        <w:rPr>
          <w:rFonts w:ascii="Times New Roman" w:hAnsi="Times New Roman" w:cs="Times New Roman"/>
        </w:rPr>
        <w:t xml:space="preserve"> (</w:t>
      </w:r>
      <w:r w:rsidR="009302E2">
        <w:rPr>
          <w:rFonts w:ascii="Times New Roman" w:hAnsi="Times New Roman" w:cs="Times New Roman"/>
        </w:rPr>
        <w:t>e.g.,</w:t>
      </w:r>
      <w:r w:rsidR="001C59F9">
        <w:rPr>
          <w:rFonts w:ascii="Times New Roman" w:hAnsi="Times New Roman" w:cs="Times New Roman"/>
        </w:rPr>
        <w:t xml:space="preserve"> </w:t>
      </w:r>
      <w:r w:rsidR="00A75FF6">
        <w:rPr>
          <w:rFonts w:ascii="Times New Roman" w:hAnsi="Times New Roman" w:cs="Times New Roman"/>
          <w:highlight w:val="yellow"/>
        </w:rPr>
        <w:fldChar w:fldCharType="begin"/>
      </w:r>
      <w:r w:rsidR="00F05DFA">
        <w:rPr>
          <w:rFonts w:ascii="Times New Roman" w:hAnsi="Times New Roman" w:cs="Times New Roman"/>
          <w:highlight w:val="yellow"/>
        </w:rPr>
        <w:instrText xml:space="preserve"> ADDIN ZOTERO_ITEM {"citationID":"1eu6ve5gb0","properties":{"formattedCitation":"{\\rtf [3\\uc0\\u8211{}6]}","plainCitation":"[3–6]"},"citationItems":[{"id":2334,"uris":["http://zotero.org/groups/54759/items/WIGQ8APR"],"uri":["http://zotero.org/groups/54759/items/WIGQ8APR"]},{"id":2352,"uris":["http://zotero.org/groups/54759/items/3QEWIJX9"],"uri":["http://zotero.org/groups/54759/items/3QEWIJX9"]},{"id":2354,"uris":["http://zotero.org/groups/54759/items/QKIPQC8Z"],"uri":["http://zotero.org/groups/54759/items/QKIPQC8Z"]},{"id":2355,"uris":["http://zotero.org/groups/54759/items/U8HHZNUX"],"uri":["http://zotero.org/groups/54759/items/U8HHZNUX"]}]} </w:instrText>
      </w:r>
      <w:r w:rsidR="00A75FF6">
        <w:rPr>
          <w:rFonts w:ascii="Times New Roman" w:hAnsi="Times New Roman" w:cs="Times New Roman"/>
          <w:highlight w:val="yellow"/>
        </w:rPr>
        <w:fldChar w:fldCharType="separate"/>
      </w:r>
      <w:r w:rsidR="00F05DFA" w:rsidRPr="00F05DFA">
        <w:rPr>
          <w:rFonts w:ascii="Times New Roman" w:hAnsi="Times New Roman"/>
        </w:rPr>
        <w:t>[3–6]</w:t>
      </w:r>
      <w:r w:rsidR="00A75FF6">
        <w:rPr>
          <w:rFonts w:ascii="Times New Roman" w:hAnsi="Times New Roman" w:cs="Times New Roman"/>
          <w:highlight w:val="yellow"/>
        </w:rPr>
        <w:fldChar w:fldCharType="end"/>
      </w:r>
      <w:r w:rsidR="001C59F9">
        <w:rPr>
          <w:rFonts w:ascii="Times New Roman" w:hAnsi="Times New Roman" w:cs="Times New Roman"/>
        </w:rPr>
        <w:t>)</w:t>
      </w:r>
    </w:p>
    <w:p w14:paraId="05FB673E" w14:textId="4BD7E75B" w:rsidR="00AA3DEE" w:rsidRPr="000B7C69" w:rsidRDefault="00E10EDF" w:rsidP="00A04348">
      <w:pPr>
        <w:ind w:firstLine="720"/>
        <w:rPr>
          <w:rFonts w:ascii="Times New Roman" w:hAnsi="Times New Roman" w:cs="Times New Roman"/>
        </w:rPr>
      </w:pPr>
      <w:r>
        <w:rPr>
          <w:rFonts w:ascii="Times New Roman" w:hAnsi="Times New Roman" w:cs="Times New Roman"/>
        </w:rPr>
        <w:t>For indicators to be effective at tracking progress towards ac</w:t>
      </w:r>
      <w:r w:rsidR="00A04348">
        <w:rPr>
          <w:rFonts w:ascii="Times New Roman" w:hAnsi="Times New Roman" w:cs="Times New Roman"/>
        </w:rPr>
        <w:t>hieving these policy objectives</w:t>
      </w:r>
      <w:r>
        <w:rPr>
          <w:rFonts w:ascii="Times New Roman" w:hAnsi="Times New Roman" w:cs="Times New Roman"/>
        </w:rPr>
        <w:t xml:space="preserve"> they need to be</w:t>
      </w:r>
      <w:r w:rsidR="00A04348">
        <w:rPr>
          <w:rFonts w:ascii="Times New Roman" w:hAnsi="Times New Roman" w:cs="Times New Roman"/>
        </w:rPr>
        <w:t xml:space="preserve"> assessed regularly and updated with the best available data and science </w:t>
      </w:r>
      <w:r w:rsidR="007F24E1" w:rsidRPr="00C9632C">
        <w:rPr>
          <w:rFonts w:ascii="Times New Roman" w:hAnsi="Times New Roman" w:cs="Times New Roman"/>
        </w:rPr>
        <w:fldChar w:fldCharType="begin"/>
      </w:r>
      <w:r w:rsidR="00F05DFA">
        <w:rPr>
          <w:rFonts w:ascii="Times New Roman" w:hAnsi="Times New Roman" w:cs="Times New Roman"/>
        </w:rPr>
        <w:instrText xml:space="preserve"> ADDIN ZOTERO_ITEM {"citationID":"qgqjl69jf","properties":{"formattedCitation":"[7]","plainCitation":"[7]"},"citationItems":[{"id":1447,"uris":["http://zotero.org/groups/54759/items/FA9RF4A9"],"uri":["http://zotero.org/groups/54759/items/FA9RF4A9"]}]} </w:instrText>
      </w:r>
      <w:r w:rsidR="007F24E1" w:rsidRPr="00C9632C">
        <w:rPr>
          <w:rFonts w:ascii="Times New Roman" w:hAnsi="Times New Roman" w:cs="Times New Roman"/>
        </w:rPr>
        <w:fldChar w:fldCharType="separate"/>
      </w:r>
      <w:r w:rsidR="00F05DFA">
        <w:rPr>
          <w:rFonts w:ascii="Times New Roman" w:hAnsi="Times New Roman" w:cs="Times New Roman"/>
          <w:noProof/>
        </w:rPr>
        <w:t>[7]</w:t>
      </w:r>
      <w:r w:rsidR="007F24E1" w:rsidRPr="00C9632C">
        <w:rPr>
          <w:rFonts w:ascii="Times New Roman" w:hAnsi="Times New Roman" w:cs="Times New Roman"/>
        </w:rPr>
        <w:fldChar w:fldCharType="end"/>
      </w:r>
      <w:r w:rsidR="00A04348">
        <w:rPr>
          <w:rFonts w:ascii="Times New Roman" w:hAnsi="Times New Roman" w:cs="Times New Roman"/>
        </w:rPr>
        <w:t xml:space="preserve">. </w:t>
      </w:r>
      <w:r w:rsidR="00BE678C" w:rsidRPr="000B7C69">
        <w:rPr>
          <w:rFonts w:ascii="Times New Roman" w:hAnsi="Times New Roman" w:cs="Times New Roman"/>
        </w:rPr>
        <w:t>These criteria</w:t>
      </w:r>
      <w:r w:rsidR="00DA788E">
        <w:rPr>
          <w:rFonts w:ascii="Times New Roman" w:hAnsi="Times New Roman" w:cs="Times New Roman"/>
        </w:rPr>
        <w:t xml:space="preserve">, however, </w:t>
      </w:r>
      <w:r w:rsidR="004430EE">
        <w:rPr>
          <w:rFonts w:ascii="Times New Roman" w:hAnsi="Times New Roman" w:cs="Times New Roman"/>
        </w:rPr>
        <w:t>create</w:t>
      </w:r>
      <w:r w:rsidR="00A04348">
        <w:rPr>
          <w:rFonts w:ascii="Times New Roman" w:hAnsi="Times New Roman" w:cs="Times New Roman"/>
        </w:rPr>
        <w:t xml:space="preserve"> </w:t>
      </w:r>
      <w:r w:rsidR="00CD767C" w:rsidRPr="000B7C69">
        <w:rPr>
          <w:rFonts w:ascii="Times New Roman" w:hAnsi="Times New Roman" w:cs="Times New Roman"/>
        </w:rPr>
        <w:t>significant</w:t>
      </w:r>
      <w:r w:rsidR="00A04348">
        <w:rPr>
          <w:rFonts w:ascii="Times New Roman" w:hAnsi="Times New Roman" w:cs="Times New Roman"/>
        </w:rPr>
        <w:t xml:space="preserve"> challenges</w:t>
      </w:r>
      <w:r w:rsidR="00AB1423" w:rsidRPr="000B7C69">
        <w:rPr>
          <w:rFonts w:ascii="Times New Roman" w:hAnsi="Times New Roman" w:cs="Times New Roman"/>
        </w:rPr>
        <w:t>.</w:t>
      </w:r>
      <w:r w:rsidR="00BE678C" w:rsidRPr="000B7C69">
        <w:rPr>
          <w:rFonts w:ascii="Times New Roman" w:hAnsi="Times New Roman" w:cs="Times New Roman"/>
        </w:rPr>
        <w:t xml:space="preserve"> </w:t>
      </w:r>
      <w:r w:rsidR="00A04348">
        <w:rPr>
          <w:rFonts w:ascii="Times New Roman" w:hAnsi="Times New Roman" w:cs="Times New Roman"/>
        </w:rPr>
        <w:t>R</w:t>
      </w:r>
      <w:r w:rsidR="00BE678C" w:rsidRPr="000B7C69">
        <w:rPr>
          <w:rFonts w:ascii="Times New Roman" w:hAnsi="Times New Roman" w:cs="Times New Roman"/>
        </w:rPr>
        <w:t>epeatability</w:t>
      </w:r>
      <w:r w:rsidR="009C5325">
        <w:rPr>
          <w:rFonts w:ascii="Times New Roman" w:hAnsi="Times New Roman" w:cs="Times New Roman"/>
        </w:rPr>
        <w:t xml:space="preserve"> of measurements and assessments</w:t>
      </w:r>
      <w:r w:rsidR="004430EE">
        <w:rPr>
          <w:rFonts w:ascii="Times New Roman" w:hAnsi="Times New Roman" w:cs="Times New Roman"/>
        </w:rPr>
        <w:t xml:space="preserve"> </w:t>
      </w:r>
      <w:r w:rsidR="00BE678C" w:rsidRPr="000B7C69">
        <w:rPr>
          <w:rFonts w:ascii="Times New Roman" w:hAnsi="Times New Roman" w:cs="Times New Roman"/>
        </w:rPr>
        <w:t>requires</w:t>
      </w:r>
      <w:r w:rsidR="001D7555" w:rsidRPr="000B7C69">
        <w:rPr>
          <w:rFonts w:ascii="Times New Roman" w:hAnsi="Times New Roman" w:cs="Times New Roman"/>
        </w:rPr>
        <w:t xml:space="preserve"> sufficient</w:t>
      </w:r>
      <w:r w:rsidR="00CB44DD" w:rsidRPr="000B7C69">
        <w:rPr>
          <w:rFonts w:ascii="Times New Roman" w:hAnsi="Times New Roman" w:cs="Times New Roman"/>
        </w:rPr>
        <w:t xml:space="preserve"> </w:t>
      </w:r>
      <w:r w:rsidR="00DA788E">
        <w:rPr>
          <w:rFonts w:ascii="Times New Roman" w:hAnsi="Times New Roman" w:cs="Times New Roman"/>
        </w:rPr>
        <w:t xml:space="preserve">and committed </w:t>
      </w:r>
      <w:r w:rsidR="00CB44DD" w:rsidRPr="000B7C69">
        <w:rPr>
          <w:rFonts w:ascii="Times New Roman" w:hAnsi="Times New Roman" w:cs="Times New Roman"/>
        </w:rPr>
        <w:t xml:space="preserve">resources to maintain </w:t>
      </w:r>
      <w:r w:rsidR="009C5325">
        <w:rPr>
          <w:rFonts w:ascii="Times New Roman" w:hAnsi="Times New Roman" w:cs="Times New Roman"/>
        </w:rPr>
        <w:t xml:space="preserve">data </w:t>
      </w:r>
      <w:r w:rsidR="00BE678C" w:rsidRPr="000B7C69">
        <w:rPr>
          <w:rFonts w:ascii="Times New Roman" w:hAnsi="Times New Roman" w:cs="Times New Roman"/>
        </w:rPr>
        <w:t>collection</w:t>
      </w:r>
      <w:r w:rsidR="00027B4C">
        <w:rPr>
          <w:rFonts w:ascii="Times New Roman" w:hAnsi="Times New Roman" w:cs="Times New Roman"/>
        </w:rPr>
        <w:t>,</w:t>
      </w:r>
      <w:r w:rsidR="00BE678C" w:rsidRPr="000B7C69">
        <w:rPr>
          <w:rFonts w:ascii="Times New Roman" w:hAnsi="Times New Roman" w:cs="Times New Roman"/>
        </w:rPr>
        <w:t xml:space="preserve"> </w:t>
      </w:r>
      <w:r w:rsidR="00A05FDF">
        <w:rPr>
          <w:rFonts w:ascii="Times New Roman" w:hAnsi="Times New Roman" w:cs="Times New Roman"/>
        </w:rPr>
        <w:t xml:space="preserve">management, </w:t>
      </w:r>
      <w:r w:rsidR="00BE678C" w:rsidRPr="000B7C69">
        <w:rPr>
          <w:rFonts w:ascii="Times New Roman" w:hAnsi="Times New Roman" w:cs="Times New Roman"/>
        </w:rPr>
        <w:t>processing</w:t>
      </w:r>
      <w:r w:rsidR="00027B4C">
        <w:rPr>
          <w:rFonts w:ascii="Times New Roman" w:hAnsi="Times New Roman" w:cs="Times New Roman"/>
        </w:rPr>
        <w:t>,</w:t>
      </w:r>
      <w:r w:rsidR="004430EE">
        <w:rPr>
          <w:rFonts w:ascii="Times New Roman" w:hAnsi="Times New Roman" w:cs="Times New Roman"/>
        </w:rPr>
        <w:t xml:space="preserve"> archiving, and</w:t>
      </w:r>
      <w:r w:rsidR="00027B4C">
        <w:rPr>
          <w:rFonts w:ascii="Times New Roman" w:hAnsi="Times New Roman" w:cs="Times New Roman"/>
        </w:rPr>
        <w:t xml:space="preserve"> distribution</w:t>
      </w:r>
      <w:r w:rsidR="0011642E" w:rsidRPr="000B7C69">
        <w:rPr>
          <w:rFonts w:ascii="Times New Roman" w:hAnsi="Times New Roman" w:cs="Times New Roman"/>
        </w:rPr>
        <w:t>.</w:t>
      </w:r>
      <w:r w:rsidR="00AB1423" w:rsidRPr="000B7C69">
        <w:rPr>
          <w:rFonts w:ascii="Times New Roman" w:hAnsi="Times New Roman" w:cs="Times New Roman"/>
        </w:rPr>
        <w:t xml:space="preserve"> </w:t>
      </w:r>
      <w:r w:rsidR="00DA788E">
        <w:rPr>
          <w:rFonts w:ascii="Times New Roman" w:hAnsi="Times New Roman" w:cs="Times New Roman"/>
        </w:rPr>
        <w:t xml:space="preserve">In </w:t>
      </w:r>
      <w:r w:rsidR="00352B1F">
        <w:rPr>
          <w:rFonts w:ascii="Times New Roman" w:hAnsi="Times New Roman" w:cs="Times New Roman"/>
        </w:rPr>
        <w:t>addition</w:t>
      </w:r>
      <w:r w:rsidR="00DA788E">
        <w:rPr>
          <w:rFonts w:ascii="Times New Roman" w:hAnsi="Times New Roman" w:cs="Times New Roman"/>
        </w:rPr>
        <w:t xml:space="preserve">, while </w:t>
      </w:r>
      <w:r w:rsidR="00DA788E">
        <w:rPr>
          <w:rFonts w:ascii="Times New Roman" w:hAnsi="Times New Roman" w:cs="Times New Roman"/>
        </w:rPr>
        <w:lastRenderedPageBreak/>
        <w:t>using the best available data</w:t>
      </w:r>
      <w:r w:rsidR="00352B1F">
        <w:rPr>
          <w:rFonts w:ascii="Times New Roman" w:hAnsi="Times New Roman" w:cs="Times New Roman"/>
        </w:rPr>
        <w:t xml:space="preserve"> and science</w:t>
      </w:r>
      <w:r w:rsidR="00DA788E">
        <w:rPr>
          <w:rFonts w:ascii="Times New Roman" w:hAnsi="Times New Roman" w:cs="Times New Roman"/>
        </w:rPr>
        <w:t xml:space="preserve"> in repeat</w:t>
      </w:r>
      <w:r w:rsidR="00CC105B">
        <w:rPr>
          <w:rFonts w:ascii="Times New Roman" w:hAnsi="Times New Roman" w:cs="Times New Roman"/>
        </w:rPr>
        <w:t>ed</w:t>
      </w:r>
      <w:r w:rsidR="00DA788E">
        <w:rPr>
          <w:rFonts w:ascii="Times New Roman" w:hAnsi="Times New Roman" w:cs="Times New Roman"/>
        </w:rPr>
        <w:t xml:space="preserve"> assessments </w:t>
      </w:r>
      <w:r w:rsidR="0055605C" w:rsidRPr="000B7C69">
        <w:rPr>
          <w:rFonts w:ascii="Times New Roman" w:hAnsi="Times New Roman" w:cs="Times New Roman"/>
        </w:rPr>
        <w:t>helps ensure indicators are as accurate and up-to-date as possible</w:t>
      </w:r>
      <w:r w:rsidR="00DA788E">
        <w:rPr>
          <w:rFonts w:ascii="Times New Roman" w:hAnsi="Times New Roman" w:cs="Times New Roman"/>
        </w:rPr>
        <w:t xml:space="preserve">, </w:t>
      </w:r>
      <w:r w:rsidR="00A04348">
        <w:rPr>
          <w:rFonts w:ascii="Times New Roman" w:hAnsi="Times New Roman" w:cs="Times New Roman"/>
        </w:rPr>
        <w:t xml:space="preserve">incorporating or </w:t>
      </w:r>
      <w:r w:rsidR="00A04348" w:rsidRPr="000B7C69">
        <w:rPr>
          <w:rFonts w:ascii="Times New Roman" w:hAnsi="Times New Roman" w:cs="Times New Roman"/>
        </w:rPr>
        <w:t>adapt</w:t>
      </w:r>
      <w:r w:rsidR="00A04348">
        <w:rPr>
          <w:rFonts w:ascii="Times New Roman" w:hAnsi="Times New Roman" w:cs="Times New Roman"/>
        </w:rPr>
        <w:t>ing</w:t>
      </w:r>
      <w:r w:rsidR="00A04348" w:rsidRPr="000B7C69">
        <w:rPr>
          <w:rFonts w:ascii="Times New Roman" w:hAnsi="Times New Roman" w:cs="Times New Roman"/>
        </w:rPr>
        <w:t xml:space="preserve"> to new </w:t>
      </w:r>
      <w:r w:rsidR="00A04348">
        <w:rPr>
          <w:rFonts w:ascii="Times New Roman" w:hAnsi="Times New Roman" w:cs="Times New Roman"/>
        </w:rPr>
        <w:t xml:space="preserve">and/or different types of </w:t>
      </w:r>
      <w:r w:rsidR="00A04348" w:rsidRPr="000B7C69">
        <w:rPr>
          <w:rFonts w:ascii="Times New Roman" w:hAnsi="Times New Roman" w:cs="Times New Roman"/>
        </w:rPr>
        <w:t>data and scienc</w:t>
      </w:r>
      <w:r w:rsidR="00A04348">
        <w:rPr>
          <w:rFonts w:ascii="Times New Roman" w:hAnsi="Times New Roman" w:cs="Times New Roman"/>
        </w:rPr>
        <w:t xml:space="preserve">e </w:t>
      </w:r>
      <w:r w:rsidR="00CA64CF">
        <w:rPr>
          <w:rFonts w:ascii="Times New Roman" w:hAnsi="Times New Roman" w:cs="Times New Roman"/>
        </w:rPr>
        <w:t xml:space="preserve">can </w:t>
      </w:r>
      <w:r w:rsidR="00A02A88">
        <w:rPr>
          <w:rFonts w:ascii="Times New Roman" w:hAnsi="Times New Roman" w:cs="Times New Roman"/>
        </w:rPr>
        <w:t>lead to</w:t>
      </w:r>
      <w:r w:rsidR="00AB1423" w:rsidRPr="000B7C69">
        <w:rPr>
          <w:rFonts w:ascii="Times New Roman" w:hAnsi="Times New Roman" w:cs="Times New Roman"/>
        </w:rPr>
        <w:t xml:space="preserve"> </w:t>
      </w:r>
      <w:r w:rsidR="00A02A88">
        <w:rPr>
          <w:rFonts w:ascii="Times New Roman" w:hAnsi="Times New Roman" w:cs="Times New Roman"/>
        </w:rPr>
        <w:t>changes in</w:t>
      </w:r>
      <w:r w:rsidR="00B63DB3">
        <w:rPr>
          <w:rFonts w:ascii="Times New Roman" w:hAnsi="Times New Roman" w:cs="Times New Roman"/>
        </w:rPr>
        <w:t xml:space="preserve"> </w:t>
      </w:r>
      <w:r w:rsidR="0052583F" w:rsidRPr="000B7C69">
        <w:rPr>
          <w:rFonts w:ascii="Times New Roman" w:hAnsi="Times New Roman" w:cs="Times New Roman"/>
        </w:rPr>
        <w:t>the underlying indicator construct</w:t>
      </w:r>
      <w:r w:rsidR="00A02A88">
        <w:rPr>
          <w:rFonts w:ascii="Times New Roman" w:hAnsi="Times New Roman" w:cs="Times New Roman"/>
        </w:rPr>
        <w:t xml:space="preserve">, </w:t>
      </w:r>
      <w:r w:rsidR="00BA2CFD">
        <w:rPr>
          <w:rFonts w:ascii="Times New Roman" w:hAnsi="Times New Roman" w:cs="Times New Roman"/>
        </w:rPr>
        <w:t>mak</w:t>
      </w:r>
      <w:r w:rsidR="00730110">
        <w:rPr>
          <w:rFonts w:ascii="Times New Roman" w:hAnsi="Times New Roman" w:cs="Times New Roman"/>
        </w:rPr>
        <w:t>ing</w:t>
      </w:r>
      <w:r w:rsidR="00BA2CFD">
        <w:rPr>
          <w:rFonts w:ascii="Times New Roman" w:hAnsi="Times New Roman" w:cs="Times New Roman"/>
        </w:rPr>
        <w:t xml:space="preserve"> </w:t>
      </w:r>
      <w:r w:rsidR="00A02A88">
        <w:rPr>
          <w:rFonts w:ascii="Times New Roman" w:hAnsi="Times New Roman" w:cs="Times New Roman"/>
        </w:rPr>
        <w:t>comparisons over time</w:t>
      </w:r>
      <w:r w:rsidR="00BA2CFD">
        <w:rPr>
          <w:rFonts w:ascii="Times New Roman" w:hAnsi="Times New Roman" w:cs="Times New Roman"/>
        </w:rPr>
        <w:t xml:space="preserve"> more challenging</w:t>
      </w:r>
      <w:r w:rsidR="00AB1423" w:rsidRPr="000B7C69">
        <w:rPr>
          <w:rFonts w:ascii="Times New Roman" w:hAnsi="Times New Roman" w:cs="Times New Roman"/>
        </w:rPr>
        <w:t>.</w:t>
      </w:r>
      <w:r w:rsidR="0039643F" w:rsidRPr="000B7C69">
        <w:rPr>
          <w:rFonts w:ascii="Times New Roman" w:hAnsi="Times New Roman" w:cs="Times New Roman"/>
        </w:rPr>
        <w:t xml:space="preserve"> Global indicators (</w:t>
      </w:r>
      <w:r w:rsidR="00B63DB3">
        <w:rPr>
          <w:rFonts w:ascii="Times New Roman" w:hAnsi="Times New Roman" w:cs="Times New Roman"/>
        </w:rPr>
        <w:t xml:space="preserve">such as </w:t>
      </w:r>
      <w:r w:rsidR="0039643F" w:rsidRPr="000B7C69">
        <w:rPr>
          <w:rFonts w:ascii="Times New Roman" w:hAnsi="Times New Roman" w:cs="Times New Roman"/>
        </w:rPr>
        <w:t xml:space="preserve">for the Aichi Biodiversity targets and SDGs) must </w:t>
      </w:r>
      <w:r w:rsidR="00B63DB3">
        <w:rPr>
          <w:rFonts w:ascii="Times New Roman" w:hAnsi="Times New Roman" w:cs="Times New Roman"/>
        </w:rPr>
        <w:t xml:space="preserve">also </w:t>
      </w:r>
      <w:r w:rsidR="0039643F" w:rsidRPr="000B7C69">
        <w:rPr>
          <w:rFonts w:ascii="Times New Roman" w:hAnsi="Times New Roman" w:cs="Times New Roman"/>
        </w:rPr>
        <w:t xml:space="preserve">be sufficiently </w:t>
      </w:r>
      <w:r w:rsidR="00352B1F" w:rsidRPr="000B7C69">
        <w:rPr>
          <w:rFonts w:ascii="Times New Roman" w:hAnsi="Times New Roman" w:cs="Times New Roman"/>
        </w:rPr>
        <w:t>inclusive</w:t>
      </w:r>
      <w:r w:rsidR="0039643F" w:rsidRPr="000B7C69">
        <w:rPr>
          <w:rFonts w:ascii="Times New Roman" w:hAnsi="Times New Roman" w:cs="Times New Roman"/>
        </w:rPr>
        <w:t xml:space="preserve"> </w:t>
      </w:r>
      <w:r w:rsidR="00352B1F">
        <w:rPr>
          <w:rFonts w:ascii="Times New Roman" w:hAnsi="Times New Roman" w:cs="Times New Roman"/>
        </w:rPr>
        <w:t>of</w:t>
      </w:r>
      <w:r w:rsidR="0039643F" w:rsidRPr="000B7C69">
        <w:rPr>
          <w:rFonts w:ascii="Times New Roman" w:hAnsi="Times New Roman" w:cs="Times New Roman"/>
        </w:rPr>
        <w:t xml:space="preserve"> </w:t>
      </w:r>
      <w:r w:rsidR="00004257">
        <w:rPr>
          <w:rFonts w:ascii="Times New Roman" w:hAnsi="Times New Roman" w:cs="Times New Roman"/>
        </w:rPr>
        <w:t xml:space="preserve">most, </w:t>
      </w:r>
      <w:r w:rsidR="00E92919">
        <w:rPr>
          <w:rFonts w:ascii="Times New Roman" w:hAnsi="Times New Roman" w:cs="Times New Roman"/>
        </w:rPr>
        <w:t>or</w:t>
      </w:r>
      <w:r w:rsidR="00004257">
        <w:rPr>
          <w:rFonts w:ascii="Times New Roman" w:hAnsi="Times New Roman" w:cs="Times New Roman"/>
        </w:rPr>
        <w:t xml:space="preserve"> ideally</w:t>
      </w:r>
      <w:r w:rsidR="00004257" w:rsidRPr="000B7C69">
        <w:rPr>
          <w:rFonts w:ascii="Times New Roman" w:hAnsi="Times New Roman" w:cs="Times New Roman"/>
        </w:rPr>
        <w:t xml:space="preserve"> </w:t>
      </w:r>
      <w:r w:rsidR="00004257">
        <w:rPr>
          <w:rFonts w:ascii="Times New Roman" w:hAnsi="Times New Roman" w:cs="Times New Roman"/>
        </w:rPr>
        <w:t>all,</w:t>
      </w:r>
      <w:r w:rsidR="0039643F" w:rsidRPr="000B7C69">
        <w:rPr>
          <w:rFonts w:ascii="Times New Roman" w:hAnsi="Times New Roman" w:cs="Times New Roman"/>
        </w:rPr>
        <w:t xml:space="preserve"> countries, </w:t>
      </w:r>
      <w:r w:rsidR="00352B1F">
        <w:rPr>
          <w:rFonts w:ascii="Times New Roman" w:hAnsi="Times New Roman" w:cs="Times New Roman"/>
        </w:rPr>
        <w:t xml:space="preserve">which </w:t>
      </w:r>
      <w:r w:rsidR="0039643F" w:rsidRPr="000B7C69">
        <w:rPr>
          <w:rFonts w:ascii="Times New Roman" w:hAnsi="Times New Roman" w:cs="Times New Roman"/>
        </w:rPr>
        <w:t>creat</w:t>
      </w:r>
      <w:r w:rsidR="00352B1F">
        <w:rPr>
          <w:rFonts w:ascii="Times New Roman" w:hAnsi="Times New Roman" w:cs="Times New Roman"/>
        </w:rPr>
        <w:t>es</w:t>
      </w:r>
      <w:r w:rsidR="0039643F" w:rsidRPr="000B7C69">
        <w:rPr>
          <w:rFonts w:ascii="Times New Roman" w:hAnsi="Times New Roman" w:cs="Times New Roman"/>
        </w:rPr>
        <w:t xml:space="preserve"> additional </w:t>
      </w:r>
      <w:r w:rsidR="00BA2CFD">
        <w:rPr>
          <w:rFonts w:ascii="Times New Roman" w:hAnsi="Times New Roman" w:cs="Times New Roman"/>
        </w:rPr>
        <w:t>hurdles</w:t>
      </w:r>
      <w:r w:rsidR="00BA2CFD" w:rsidRPr="000B7C69">
        <w:rPr>
          <w:rFonts w:ascii="Times New Roman" w:hAnsi="Times New Roman" w:cs="Times New Roman"/>
        </w:rPr>
        <w:t xml:space="preserve"> </w:t>
      </w:r>
      <w:r w:rsidR="0039643F" w:rsidRPr="000B7C69">
        <w:rPr>
          <w:rFonts w:ascii="Times New Roman" w:hAnsi="Times New Roman" w:cs="Times New Roman"/>
        </w:rPr>
        <w:t xml:space="preserve">stemming from </w:t>
      </w:r>
      <w:r w:rsidR="001A006C">
        <w:rPr>
          <w:rFonts w:ascii="Times New Roman" w:hAnsi="Times New Roman" w:cs="Times New Roman"/>
        </w:rPr>
        <w:t xml:space="preserve">inevitable </w:t>
      </w:r>
      <w:r w:rsidR="0039643F" w:rsidRPr="000B7C69">
        <w:rPr>
          <w:rFonts w:ascii="Times New Roman" w:hAnsi="Times New Roman" w:cs="Times New Roman"/>
        </w:rPr>
        <w:t>gaps in data</w:t>
      </w:r>
      <w:r w:rsidR="00B02961">
        <w:rPr>
          <w:rFonts w:ascii="Times New Roman" w:hAnsi="Times New Roman" w:cs="Times New Roman"/>
        </w:rPr>
        <w:t xml:space="preserve"> </w:t>
      </w:r>
      <w:r w:rsidR="00E7488B">
        <w:rPr>
          <w:rFonts w:ascii="Times New Roman" w:hAnsi="Times New Roman" w:cs="Times New Roman"/>
        </w:rPr>
        <w:fldChar w:fldCharType="begin"/>
      </w:r>
      <w:r w:rsidR="00E7488B">
        <w:rPr>
          <w:rFonts w:ascii="Times New Roman" w:hAnsi="Times New Roman" w:cs="Times New Roman"/>
        </w:rPr>
        <w:instrText xml:space="preserve"> ADDIN EN.CITE &lt;EndNote&gt;&lt;Cite&gt;&lt;Author&gt;Frazier&lt;/Author&gt;&lt;Year&gt;2016&lt;/Year&gt;&lt;RecNum&gt;1251&lt;/RecNum&gt;&lt;DisplayText&gt;(Frazier et al., 2016)&lt;/DisplayText&gt;&lt;record&gt;&lt;rec-number&gt;1251&lt;/rec-number&gt;&lt;foreign-keys&gt;&lt;key app="EN" db-id="5rtv5sevbz52wueswtrvxvwytpfzvr9xextz"&gt;1251&lt;/key&gt;&lt;/foreign-keys&gt;&lt;ref-type name="Journal Article"&gt;17&lt;/ref-type&gt;&lt;contributors&gt;&lt;authors&gt;&lt;author&gt;Frazier, M.&lt;/author&gt;&lt;author&gt;Longo, C.&lt;/author&gt;&lt;author&gt;Halpern, B. S.&lt;/author&gt;&lt;/authors&gt;&lt;/contributors&gt;&lt;auth-address&gt;[Frazier, Melanie; Halpern, Benjamin S.] Univ Calif Santa Barbara, Natl Ctr Ecol Anal &amp;amp; Synth, Santa Barbara, CA 93106 USA. [Longo, Catherine] Marine Stewardship Council, 1 Snow Hill, London EC1A 2DH, England. [Halpern, Benjamin S.] Imperial Coll London, Silwood Pk Campus, Ascot, West Berkshire, England. [Halpern, Benjamin S.] Univ Calif Santa Barbara, Bren Sch Environm Sci &amp;amp; Management, Santa Barbara, CA USA.&amp;#xD;Frazier, M (reprint author), Univ Calif Santa Barbara, Natl Ctr Ecol Anal &amp;amp; Synth, Santa Barbara, CA 93106 USA.&amp;#xD;frazier@nceas.ucsb.edu&lt;/auth-address&gt;&lt;titles&gt;&lt;title&gt;Mapping Uncertainty Due to Missing Data in the Global Ocean Health Index&lt;/title&gt;&lt;secondary-title&gt;Plos One&lt;/secondary-title&gt;&lt;alt-title&gt;PLoS One&lt;/alt-title&gt;&lt;/titles&gt;&lt;periodical&gt;&lt;full-title&gt;Plos One&lt;/full-title&gt;&lt;/periodical&gt;&lt;alt-periodical&gt;&lt;full-title&gt;Plos One&lt;/full-title&gt;&lt;/alt-periodical&gt;&lt;volume&gt;11&lt;/volume&gt;&lt;number&gt;8&lt;/number&gt;&lt;keywords&gt;&lt;keyword&gt;net primary production&lt;/keyword&gt;&lt;keyword&gt;ecological indicators&lt;/keyword&gt;&lt;keyword&gt;composite indicators&lt;/keyword&gt;&lt;keyword&gt;human appropriation&lt;/keyword&gt;&lt;keyword&gt;ecosystem services&lt;/keyword&gt;&lt;keyword&gt;sensitivity&lt;/keyword&gt;&lt;/keywords&gt;&lt;dates&gt;&lt;year&gt;2016&lt;/year&gt;&lt;pub-dates&gt;&lt;date&gt;Aug&lt;/date&gt;&lt;/pub-dates&gt;&lt;/dates&gt;&lt;isbn&gt;1932-6203&lt;/isbn&gt;&lt;accession-num&gt;WOS:000381110700041&lt;/accession-num&gt;&lt;work-type&gt;Article&lt;/work-type&gt;&lt;urls&gt;&lt;related-urls&gt;&lt;url&gt;&amp;lt;Go to ISI&amp;gt;://WOS:000381110700041&lt;/url&gt;&lt;/related-urls&gt;&lt;/urls&gt;&lt;electronic-resource-num&gt;e0160377&amp;#xD;10.1371/journal.pone.0160377&lt;/electronic-resource-num&gt;&lt;language&gt;English&lt;/language&gt;&lt;/record&gt;&lt;/Cite&gt;&lt;/EndNote&gt;</w:instrText>
      </w:r>
      <w:r w:rsidR="00E7488B">
        <w:rPr>
          <w:rFonts w:ascii="Times New Roman" w:hAnsi="Times New Roman" w:cs="Times New Roman"/>
        </w:rPr>
        <w:fldChar w:fldCharType="end"/>
      </w:r>
      <w:r w:rsidR="00CB598E">
        <w:rPr>
          <w:rFonts w:ascii="Times New Roman" w:hAnsi="Times New Roman" w:cs="Times New Roman"/>
        </w:rPr>
        <w:fldChar w:fldCharType="begin"/>
      </w:r>
      <w:r w:rsidR="00F05DFA">
        <w:rPr>
          <w:rFonts w:ascii="Times New Roman" w:hAnsi="Times New Roman" w:cs="Times New Roman"/>
        </w:rPr>
        <w:instrText xml:space="preserve"> ADDIN ZOTERO_ITEM {"citationID":"11onav2lrd","properties":{"formattedCitation":"[8]","plainCitation":"[8]"},"citationItems":[{"id":1351,"uris":["http://zotero.org/groups/54759/items/WXH9Z22W"],"uri":["http://zotero.org/groups/54759/items/WXH9Z22W"]}]} </w:instrText>
      </w:r>
      <w:r w:rsidR="00CB598E">
        <w:rPr>
          <w:rFonts w:ascii="Times New Roman" w:hAnsi="Times New Roman" w:cs="Times New Roman"/>
        </w:rPr>
        <w:fldChar w:fldCharType="separate"/>
      </w:r>
      <w:r w:rsidR="00F05DFA">
        <w:rPr>
          <w:rFonts w:ascii="Times New Roman" w:hAnsi="Times New Roman" w:cs="Times New Roman"/>
          <w:noProof/>
        </w:rPr>
        <w:t>[8]</w:t>
      </w:r>
      <w:r w:rsidR="00CB598E">
        <w:rPr>
          <w:rFonts w:ascii="Times New Roman" w:hAnsi="Times New Roman" w:cs="Times New Roman"/>
        </w:rPr>
        <w:fldChar w:fldCharType="end"/>
      </w:r>
      <w:r w:rsidR="0039643F" w:rsidRPr="000B7C69">
        <w:rPr>
          <w:rFonts w:ascii="Times New Roman" w:hAnsi="Times New Roman" w:cs="Times New Roman"/>
        </w:rPr>
        <w:t>.</w:t>
      </w:r>
    </w:p>
    <w:p w14:paraId="467282AE" w14:textId="29BD0719" w:rsidR="00730110" w:rsidRDefault="00293A53">
      <w:pPr>
        <w:ind w:firstLine="720"/>
        <w:rPr>
          <w:rFonts w:ascii="Times New Roman" w:hAnsi="Times New Roman" w:cs="Times New Roman"/>
        </w:rPr>
      </w:pPr>
      <w:r w:rsidRPr="000B7C69">
        <w:rPr>
          <w:rFonts w:ascii="Times New Roman" w:hAnsi="Times New Roman" w:cs="Times New Roman"/>
        </w:rPr>
        <w:t xml:space="preserve">The Ocean </w:t>
      </w:r>
      <w:r w:rsidRPr="001C59F9">
        <w:rPr>
          <w:rFonts w:ascii="Times New Roman" w:hAnsi="Times New Roman" w:cs="Times New Roman"/>
        </w:rPr>
        <w:t>Health Index (</w:t>
      </w:r>
      <w:r w:rsidR="0011642E" w:rsidRPr="001C59F9">
        <w:rPr>
          <w:rFonts w:ascii="Times New Roman" w:hAnsi="Times New Roman" w:cs="Times New Roman"/>
        </w:rPr>
        <w:t>OHI</w:t>
      </w:r>
      <w:r w:rsidR="001C59F9" w:rsidRPr="001C59F9">
        <w:rPr>
          <w:rFonts w:ascii="Times New Roman" w:hAnsi="Times New Roman" w:cs="Times New Roman"/>
        </w:rPr>
        <w:t>)</w:t>
      </w:r>
      <w:r w:rsidR="0011642E" w:rsidRPr="001C59F9">
        <w:rPr>
          <w:rFonts w:ascii="Times New Roman" w:hAnsi="Times New Roman" w:cs="Times New Roman"/>
        </w:rPr>
        <w:t xml:space="preserve"> </w:t>
      </w:r>
      <w:r w:rsidR="00E7488B" w:rsidRPr="001C59F9">
        <w:rPr>
          <w:rFonts w:ascii="Times New Roman" w:hAnsi="Times New Roman" w:cs="Times New Roman"/>
        </w:rPr>
        <w:fldChar w:fldCharType="begin">
          <w:fldData xml:space="preserve">PEVuZE5vdGU+PENpdGU+PEF1dGhvcj5IYWxwZXJuPC9BdXRob3I+PFllYXI+MjAxMjwvWWVhcj48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</w:fldData>
        </w:fldChar>
      </w:r>
      <w:r w:rsidR="00E7488B" w:rsidRPr="001C59F9">
        <w:rPr>
          <w:rFonts w:ascii="Times New Roman" w:hAnsi="Times New Roman" w:cs="Times New Roman"/>
        </w:rPr>
        <w:instrText xml:space="preserve"> ADDIN EN.CITE </w:instrText>
      </w:r>
      <w:r w:rsidR="00E7488B" w:rsidRPr="001C59F9">
        <w:rPr>
          <w:rFonts w:ascii="Times New Roman" w:hAnsi="Times New Roman" w:cs="Times New Roman"/>
        </w:rPr>
        <w:fldChar w:fldCharType="begin">
          <w:fldData xml:space="preserve">PEVuZE5vdGU+PENpdGU+PEF1dGhvcj5IYWxwZXJuPC9BdXRob3I+PFllYXI+MjAxMjwvWWVhcj48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</w:fldData>
        </w:fldChar>
      </w:r>
      <w:r w:rsidR="00E7488B" w:rsidRPr="001C59F9">
        <w:rPr>
          <w:rFonts w:ascii="Times New Roman" w:hAnsi="Times New Roman" w:cs="Times New Roman"/>
        </w:rPr>
        <w:instrText xml:space="preserve"> ADDIN EN.CITE.DATA </w:instrText>
      </w:r>
      <w:r w:rsidR="00E7488B" w:rsidRPr="001C59F9">
        <w:rPr>
          <w:rFonts w:ascii="Times New Roman" w:hAnsi="Times New Roman" w:cs="Times New Roman"/>
        </w:rPr>
      </w:r>
      <w:r w:rsidR="00E7488B" w:rsidRPr="001C59F9">
        <w:rPr>
          <w:rFonts w:ascii="Times New Roman" w:hAnsi="Times New Roman" w:cs="Times New Roman"/>
        </w:rPr>
        <w:fldChar w:fldCharType="end"/>
      </w:r>
      <w:r w:rsidR="00E7488B" w:rsidRPr="001C59F9">
        <w:rPr>
          <w:rFonts w:ascii="Times New Roman" w:hAnsi="Times New Roman" w:cs="Times New Roman"/>
        </w:rPr>
      </w:r>
      <w:r w:rsidR="00E7488B" w:rsidRPr="001C59F9">
        <w:rPr>
          <w:rFonts w:ascii="Times New Roman" w:hAnsi="Times New Roman" w:cs="Times New Roman"/>
        </w:rPr>
        <w:fldChar w:fldCharType="end"/>
      </w:r>
      <w:r w:rsidR="00CB598E" w:rsidRPr="001C59F9">
        <w:rPr>
          <w:rFonts w:ascii="Times New Roman" w:hAnsi="Times New Roman" w:cs="Times New Roman"/>
        </w:rPr>
        <w:fldChar w:fldCharType="begin"/>
      </w:r>
      <w:r w:rsidR="00F05DFA">
        <w:rPr>
          <w:rFonts w:ascii="Times New Roman" w:hAnsi="Times New Roman" w:cs="Times New Roman"/>
        </w:rPr>
        <w:instrText xml:space="preserve"> ADDIN ZOTERO_ITEM {"citationID":"1nm8m96ja1","properties":{"formattedCitation":"[9]","plainCitation":"[9]"},"citationItems":[{"id":1509,"uris":["http://zotero.org/groups/54759/items/RKT5S4K3"],"uri":["http://zotero.org/groups/54759/items/RKT5S4K3"]}]} </w:instrText>
      </w:r>
      <w:r w:rsidR="00CB598E" w:rsidRPr="001C59F9">
        <w:rPr>
          <w:rFonts w:ascii="Times New Roman" w:hAnsi="Times New Roman" w:cs="Times New Roman"/>
        </w:rPr>
        <w:fldChar w:fldCharType="separate"/>
      </w:r>
      <w:r w:rsidR="00F05DFA">
        <w:rPr>
          <w:rFonts w:ascii="Times New Roman" w:hAnsi="Times New Roman" w:cs="Times New Roman"/>
          <w:noProof/>
        </w:rPr>
        <w:t>[9]</w:t>
      </w:r>
      <w:r w:rsidR="00CB598E" w:rsidRPr="001C59F9">
        <w:rPr>
          <w:rFonts w:ascii="Times New Roman" w:hAnsi="Times New Roman" w:cs="Times New Roman"/>
        </w:rPr>
        <w:fldChar w:fldCharType="end"/>
      </w:r>
      <w:r w:rsidR="009A2C15" w:rsidRPr="001C59F9">
        <w:rPr>
          <w:rFonts w:ascii="Times New Roman" w:hAnsi="Times New Roman" w:cs="Times New Roman"/>
        </w:rPr>
        <w:t>, updated annually since 2012,</w:t>
      </w:r>
      <w:r w:rsidRPr="001C59F9">
        <w:rPr>
          <w:rFonts w:ascii="Times New Roman" w:hAnsi="Times New Roman" w:cs="Times New Roman"/>
        </w:rPr>
        <w:t xml:space="preserve"> is one of the indicators </w:t>
      </w:r>
      <w:r w:rsidR="00CB44DD" w:rsidRPr="001C59F9">
        <w:rPr>
          <w:rFonts w:ascii="Times New Roman" w:hAnsi="Times New Roman" w:cs="Times New Roman"/>
        </w:rPr>
        <w:t>identified</w:t>
      </w:r>
      <w:r w:rsidRPr="001C59F9">
        <w:rPr>
          <w:rFonts w:ascii="Times New Roman" w:hAnsi="Times New Roman" w:cs="Times New Roman"/>
        </w:rPr>
        <w:t xml:space="preserve"> for </w:t>
      </w:r>
      <w:r w:rsidR="00CB44DD" w:rsidRPr="001C59F9">
        <w:rPr>
          <w:rFonts w:ascii="Times New Roman" w:hAnsi="Times New Roman" w:cs="Times New Roman"/>
        </w:rPr>
        <w:t xml:space="preserve">use in tracking </w:t>
      </w:r>
      <w:r w:rsidRPr="001C59F9">
        <w:rPr>
          <w:rFonts w:ascii="Times New Roman" w:hAnsi="Times New Roman" w:cs="Times New Roman"/>
        </w:rPr>
        <w:t>Aichi Target 10 and S</w:t>
      </w:r>
      <w:r w:rsidR="005E5A09" w:rsidRPr="001C59F9">
        <w:rPr>
          <w:rFonts w:ascii="Times New Roman" w:hAnsi="Times New Roman" w:cs="Times New Roman"/>
        </w:rPr>
        <w:t>DG</w:t>
      </w:r>
      <w:r w:rsidRPr="001C59F9">
        <w:rPr>
          <w:rFonts w:ascii="Times New Roman" w:hAnsi="Times New Roman" w:cs="Times New Roman"/>
        </w:rPr>
        <w:t xml:space="preserve"> 14.</w:t>
      </w:r>
      <w:r w:rsidR="00B850B5" w:rsidRPr="001C59F9">
        <w:rPr>
          <w:rFonts w:ascii="Times New Roman" w:hAnsi="Times New Roman" w:cs="Times New Roman"/>
        </w:rPr>
        <w:t xml:space="preserve"> </w:t>
      </w:r>
      <w:r w:rsidR="00F34B62" w:rsidRPr="001C59F9">
        <w:rPr>
          <w:rFonts w:ascii="Times New Roman" w:hAnsi="Times New Roman" w:cs="Times New Roman"/>
        </w:rPr>
        <w:t>It is also being used widely at regional and local</w:t>
      </w:r>
      <w:r w:rsidR="00F34B62">
        <w:rPr>
          <w:rFonts w:ascii="Times New Roman" w:hAnsi="Times New Roman" w:cs="Times New Roman"/>
        </w:rPr>
        <w:t xml:space="preserve"> scales to assess ocean health and inform regional policy and decision making </w:t>
      </w:r>
      <w:r w:rsidR="00C9632C">
        <w:rPr>
          <w:rFonts w:ascii="Times New Roman" w:hAnsi="Times New Roman" w:cs="Times New Roman"/>
        </w:rPr>
        <w:fldChar w:fldCharType="begin"/>
      </w:r>
      <w:r w:rsidR="00F05DFA">
        <w:rPr>
          <w:rFonts w:ascii="Times New Roman" w:hAnsi="Times New Roman" w:cs="Times New Roman"/>
        </w:rPr>
        <w:instrText xml:space="preserve"> ADDIN ZOTERO_ITEM {"citationID":"1gpmcf3kfe","properties":{"formattedCitation":"[10]","plainCitation":"[10]"},"citationItems":[{"id":1501,"uris":["http://zotero.org/groups/54759/items/GBRBJSCA"],"uri":["http://zotero.org/groups/54759/items/GBRBJSCA"]}]} </w:instrText>
      </w:r>
      <w:r w:rsidR="00C9632C">
        <w:rPr>
          <w:rFonts w:ascii="Times New Roman" w:hAnsi="Times New Roman" w:cs="Times New Roman"/>
        </w:rPr>
        <w:fldChar w:fldCharType="separate"/>
      </w:r>
      <w:r w:rsidR="00F05DFA">
        <w:rPr>
          <w:rFonts w:ascii="Times New Roman" w:hAnsi="Times New Roman" w:cs="Times New Roman"/>
          <w:noProof/>
        </w:rPr>
        <w:t>[10]</w:t>
      </w:r>
      <w:r w:rsidR="00C9632C">
        <w:rPr>
          <w:rFonts w:ascii="Times New Roman" w:hAnsi="Times New Roman" w:cs="Times New Roman"/>
        </w:rPr>
        <w:fldChar w:fldCharType="end"/>
      </w:r>
      <w:r w:rsidR="00A05FDF">
        <w:rPr>
          <w:rFonts w:ascii="Times New Roman" w:hAnsi="Times New Roman" w:cs="Times New Roman"/>
        </w:rPr>
        <w:t xml:space="preserve">; </w:t>
      </w:r>
      <w:r w:rsidR="00F34B62">
        <w:rPr>
          <w:rFonts w:ascii="Times New Roman" w:hAnsi="Times New Roman" w:cs="Times New Roman"/>
        </w:rPr>
        <w:t xml:space="preserve">ohi-science.org/projects). </w:t>
      </w:r>
      <w:r w:rsidR="00FE6B8D">
        <w:rPr>
          <w:rFonts w:ascii="Times New Roman" w:hAnsi="Times New Roman" w:cs="Times New Roman"/>
        </w:rPr>
        <w:t xml:space="preserve">Based on the premise that a healthy ocean sustainably delivers a range of benefits to people now and in the future, OHI </w:t>
      </w:r>
      <w:r w:rsidR="00FE6B8D" w:rsidRPr="003F0B49">
        <w:rPr>
          <w:rFonts w:ascii="Times New Roman" w:hAnsi="Times New Roman" w:cs="Times New Roman"/>
        </w:rPr>
        <w:t xml:space="preserve">measures how well countries are </w:t>
      </w:r>
      <w:r w:rsidR="00177F6D">
        <w:rPr>
          <w:rFonts w:ascii="Times New Roman" w:hAnsi="Times New Roman" w:cs="Times New Roman"/>
        </w:rPr>
        <w:t>performing in achieving</w:t>
      </w:r>
      <w:r w:rsidR="00FE6B8D" w:rsidRPr="003F0B49">
        <w:rPr>
          <w:rFonts w:ascii="Times New Roman" w:hAnsi="Times New Roman" w:cs="Times New Roman"/>
        </w:rPr>
        <w:t xml:space="preserve"> maximum sustainable flows of 10 key ocean benefits</w:t>
      </w:r>
      <w:r w:rsidR="00177F6D">
        <w:rPr>
          <w:rFonts w:ascii="Times New Roman" w:hAnsi="Times New Roman" w:cs="Times New Roman"/>
        </w:rPr>
        <w:t xml:space="preserve">, </w:t>
      </w:r>
      <w:r w:rsidR="00A05FDF">
        <w:rPr>
          <w:rFonts w:ascii="Times New Roman" w:hAnsi="Times New Roman" w:cs="Times New Roman"/>
        </w:rPr>
        <w:t>called</w:t>
      </w:r>
      <w:r w:rsidR="00177F6D">
        <w:rPr>
          <w:rFonts w:ascii="Times New Roman" w:hAnsi="Times New Roman" w:cs="Times New Roman"/>
        </w:rPr>
        <w:t xml:space="preserve"> goals</w:t>
      </w:r>
      <w:r w:rsidR="00FE6B8D" w:rsidRPr="003F0B49">
        <w:rPr>
          <w:rFonts w:ascii="Times New Roman" w:hAnsi="Times New Roman" w:cs="Times New Roman"/>
        </w:rPr>
        <w:t xml:space="preserve"> </w:t>
      </w:r>
      <w:r w:rsidR="00FE6B8D">
        <w:rPr>
          <w:rFonts w:ascii="Times New Roman" w:hAnsi="Times New Roman" w:cs="Times New Roman"/>
        </w:rPr>
        <w:t>(Table 1). Success is expressed on a scale of 0 to 100</w:t>
      </w:r>
      <w:r w:rsidR="00BA2CFD">
        <w:rPr>
          <w:rFonts w:ascii="Times New Roman" w:hAnsi="Times New Roman" w:cs="Times New Roman"/>
        </w:rPr>
        <w:t xml:space="preserve"> toward the achievement of a designated target</w:t>
      </w:r>
      <w:r w:rsidR="00730110">
        <w:rPr>
          <w:rFonts w:ascii="Times New Roman" w:hAnsi="Times New Roman" w:cs="Times New Roman"/>
        </w:rPr>
        <w:t>, or reference point</w:t>
      </w:r>
      <w:r w:rsidR="00FE6B8D">
        <w:rPr>
          <w:rFonts w:ascii="Times New Roman" w:hAnsi="Times New Roman" w:cs="Times New Roman"/>
        </w:rPr>
        <w:t>.</w:t>
      </w:r>
      <w:r w:rsidR="00FE6B8D" w:rsidRPr="003F0B49">
        <w:rPr>
          <w:rFonts w:ascii="Times New Roman" w:hAnsi="Times New Roman" w:cs="Times New Roman"/>
        </w:rPr>
        <w:t xml:space="preserve"> </w:t>
      </w:r>
      <w:r w:rsidR="00B850B5">
        <w:rPr>
          <w:rFonts w:ascii="Times New Roman" w:hAnsi="Times New Roman" w:cs="Times New Roman"/>
        </w:rPr>
        <w:t>Global assessments score</w:t>
      </w:r>
      <w:r w:rsidR="00177F6D">
        <w:rPr>
          <w:rFonts w:ascii="Times New Roman" w:hAnsi="Times New Roman" w:cs="Times New Roman"/>
        </w:rPr>
        <w:t xml:space="preserve"> </w:t>
      </w:r>
      <w:r w:rsidR="00945995">
        <w:rPr>
          <w:rFonts w:ascii="Times New Roman" w:hAnsi="Times New Roman" w:cs="Times New Roman"/>
        </w:rPr>
        <w:t xml:space="preserve">individual goals in </w:t>
      </w:r>
      <w:r w:rsidR="00B850B5">
        <w:rPr>
          <w:rFonts w:ascii="Times New Roman" w:hAnsi="Times New Roman" w:cs="Times New Roman"/>
        </w:rPr>
        <w:t>each coastal</w:t>
      </w:r>
      <w:r w:rsidR="00177F6D">
        <w:rPr>
          <w:rFonts w:ascii="Times New Roman" w:hAnsi="Times New Roman" w:cs="Times New Roman"/>
        </w:rPr>
        <w:t xml:space="preserve"> region (country or territory)</w:t>
      </w:r>
      <w:r w:rsidR="00B850B5">
        <w:rPr>
          <w:rFonts w:ascii="Times New Roman" w:hAnsi="Times New Roman" w:cs="Times New Roman"/>
        </w:rPr>
        <w:t>, and goal scores are</w:t>
      </w:r>
      <w:r w:rsidR="004A0266" w:rsidRPr="000B7C69">
        <w:rPr>
          <w:rFonts w:ascii="Times New Roman" w:hAnsi="Times New Roman" w:cs="Times New Roman"/>
        </w:rPr>
        <w:t xml:space="preserve"> </w:t>
      </w:r>
      <w:r w:rsidR="00B850B5">
        <w:rPr>
          <w:rFonts w:ascii="Times New Roman" w:hAnsi="Times New Roman" w:cs="Times New Roman"/>
        </w:rPr>
        <w:t xml:space="preserve">averaged into an Index score for each </w:t>
      </w:r>
      <w:r w:rsidR="002C31A6">
        <w:rPr>
          <w:rFonts w:ascii="Times New Roman" w:hAnsi="Times New Roman" w:cs="Times New Roman"/>
        </w:rPr>
        <w:t>region</w:t>
      </w:r>
      <w:r w:rsidR="000F1E06">
        <w:rPr>
          <w:rFonts w:ascii="Times New Roman" w:hAnsi="Times New Roman" w:cs="Times New Roman"/>
        </w:rPr>
        <w:t>, which are then used to calculate</w:t>
      </w:r>
      <w:r w:rsidR="00B850B5">
        <w:rPr>
          <w:rFonts w:ascii="Times New Roman" w:hAnsi="Times New Roman" w:cs="Times New Roman"/>
        </w:rPr>
        <w:t xml:space="preserve"> global Index </w:t>
      </w:r>
      <w:r w:rsidR="00B02961">
        <w:rPr>
          <w:rFonts w:ascii="Times New Roman" w:hAnsi="Times New Roman" w:cs="Times New Roman"/>
        </w:rPr>
        <w:t xml:space="preserve">and goal </w:t>
      </w:r>
      <w:r w:rsidR="00B850B5">
        <w:rPr>
          <w:rFonts w:ascii="Times New Roman" w:hAnsi="Times New Roman" w:cs="Times New Roman"/>
        </w:rPr>
        <w:t>score</w:t>
      </w:r>
      <w:r w:rsidR="00B02961">
        <w:rPr>
          <w:rFonts w:ascii="Times New Roman" w:hAnsi="Times New Roman" w:cs="Times New Roman"/>
        </w:rPr>
        <w:t>s</w:t>
      </w:r>
      <w:r w:rsidR="000F1E06">
        <w:rPr>
          <w:rFonts w:ascii="Times New Roman" w:hAnsi="Times New Roman" w:cs="Times New Roman"/>
        </w:rPr>
        <w:t xml:space="preserve"> (</w:t>
      </w:r>
      <w:del w:id="62" w:author="Melanie Frazier" w:date="2017-05-15T09:44:00Z">
        <w:r w:rsidR="000F1E06" w:rsidRPr="00C9220C" w:rsidDel="006E5E0F">
          <w:rPr>
            <w:rFonts w:ascii="Times New Roman" w:hAnsi="Times New Roman" w:cs="Times New Roman"/>
          </w:rPr>
          <w:delText xml:space="preserve">see </w:delText>
        </w:r>
      </w:del>
      <w:r w:rsidR="00C9220C" w:rsidRPr="00C9220C">
        <w:rPr>
          <w:rFonts w:ascii="Times New Roman" w:hAnsi="Times New Roman" w:cs="Times New Roman"/>
        </w:rPr>
        <w:t>S2</w:t>
      </w:r>
      <w:r w:rsidR="000F1E06" w:rsidRPr="00C9220C">
        <w:rPr>
          <w:rFonts w:ascii="Times New Roman" w:hAnsi="Times New Roman" w:cs="Times New Roman"/>
        </w:rPr>
        <w:t xml:space="preserve"> </w:t>
      </w:r>
      <w:del w:id="63" w:author="Melanie Frazier" w:date="2017-05-15T10:39:00Z">
        <w:r w:rsidR="000F1E06" w:rsidRPr="00C9220C" w:rsidDel="007515E4">
          <w:rPr>
            <w:rFonts w:ascii="Times New Roman" w:hAnsi="Times New Roman" w:cs="Times New Roman"/>
          </w:rPr>
          <w:delText>Methods</w:delText>
        </w:r>
      </w:del>
      <w:ins w:id="64" w:author="Melanie Frazier" w:date="2017-05-15T10:39:00Z">
        <w:r w:rsidR="007515E4">
          <w:rPr>
            <w:rFonts w:ascii="Times New Roman" w:hAnsi="Times New Roman" w:cs="Times New Roman"/>
          </w:rPr>
          <w:t>File</w:t>
        </w:r>
      </w:ins>
      <w:r w:rsidR="000F1E06">
        <w:rPr>
          <w:rFonts w:ascii="Times New Roman" w:hAnsi="Times New Roman" w:cs="Times New Roman"/>
        </w:rPr>
        <w:t>)</w:t>
      </w:r>
      <w:r w:rsidR="00B850B5">
        <w:rPr>
          <w:rFonts w:ascii="Times New Roman" w:hAnsi="Times New Roman" w:cs="Times New Roman"/>
        </w:rPr>
        <w:t xml:space="preserve">. </w:t>
      </w:r>
    </w:p>
    <w:p w14:paraId="0415BBB9" w14:textId="69EAA3F8" w:rsidR="00AA3DEE" w:rsidRPr="000B7C69" w:rsidRDefault="00716B11">
      <w:pPr>
        <w:ind w:firstLine="720"/>
        <w:rPr>
          <w:rFonts w:ascii="Times New Roman" w:hAnsi="Times New Roman" w:cs="Times New Roman"/>
        </w:rPr>
      </w:pPr>
      <w:r w:rsidRPr="000B7C69">
        <w:rPr>
          <w:rFonts w:ascii="Times New Roman" w:hAnsi="Times New Roman" w:cs="Times New Roman"/>
        </w:rPr>
        <w:t>A</w:t>
      </w:r>
      <w:r w:rsidR="00D23C77" w:rsidRPr="000B7C69">
        <w:rPr>
          <w:rFonts w:ascii="Times New Roman" w:hAnsi="Times New Roman" w:cs="Times New Roman"/>
        </w:rPr>
        <w:t xml:space="preserve">fter the </w:t>
      </w:r>
      <w:r w:rsidR="00D23C77" w:rsidRPr="00C9632C">
        <w:rPr>
          <w:rFonts w:ascii="Times New Roman" w:hAnsi="Times New Roman" w:cs="Times New Roman"/>
        </w:rPr>
        <w:t xml:space="preserve">second </w:t>
      </w:r>
      <w:r w:rsidR="00AA3DEE" w:rsidRPr="00C9632C">
        <w:rPr>
          <w:rFonts w:ascii="Times New Roman" w:hAnsi="Times New Roman" w:cs="Times New Roman"/>
        </w:rPr>
        <w:t xml:space="preserve">year of assessment </w:t>
      </w:r>
      <w:r w:rsidR="00E7488B" w:rsidRPr="00C9632C">
        <w:rPr>
          <w:rFonts w:ascii="Times New Roman" w:hAnsi="Times New Roman" w:cs="Times New Roman"/>
        </w:rPr>
        <w:fldChar w:fldCharType="begin"/>
      </w:r>
      <w:r w:rsidR="00E7488B" w:rsidRPr="00C9632C">
        <w:rPr>
          <w:rFonts w:ascii="Times New Roman" w:hAnsi="Times New Roman" w:cs="Times New Roman"/>
        </w:rPr>
        <w:instrText xml:space="preserve"> ADDIN EN.CITE &lt;EndNote&gt;&lt;Cite&gt;&lt;Author&gt;Halpern&lt;/Author&gt;&lt;Year&gt;2015&lt;/Year&gt;&lt;RecNum&gt;1154&lt;/RecNum&gt;&lt;DisplayText&gt;(Halpern et al., 2015)&lt;/DisplayText&gt;&lt;record&gt;&lt;rec-number&gt;1154&lt;/rec-number&gt;&lt;foreign-keys&gt;&lt;key app="EN" db-id="5rtv5sevbz52wueswtrvxvwytpfzvr9xextz"&gt;1154&lt;/key&gt;&lt;/foreign-keys&gt;&lt;ref-type name="Journal Article"&gt;17&lt;/ref-type&gt;&lt;contributors&gt;&lt;authors&gt;&lt;author&gt;Halpern, B. S.&lt;/author&gt;&lt;author&gt;Longo, C.&lt;/author&gt;&lt;author&gt;Lowndes, J.S.&lt;/author&gt;&lt;author&gt;Best, B. D.&lt;/author&gt;&lt;author&gt;Frazier, M.&lt;/author&gt;&lt;author&gt;Katona, S. K.&lt;/author&gt;&lt;author&gt;Kleisner, K.M.&lt;/author&gt;&lt;author&gt;Rosenberg, A.A.&lt;/author&gt;&lt;author&gt;Scarborough, C.&lt;/author&gt;&lt;author&gt;Selig, E.R.&lt;/author&gt;&lt;/authors&gt;&lt;/contributors&gt;&lt;titles&gt;&lt;title&gt;Patterns and emerging trends in global ocean health&lt;/title&gt;&lt;secondary-title&gt;Plos One&lt;/secondary-title&gt;&lt;/titles&gt;&lt;periodical&gt;&lt;full-title&gt;Plos One&lt;/full-title&gt;&lt;/periodical&gt;&lt;volume&gt;DOI:10.1371/journal.pone.0117863&lt;/volume&gt;&lt;dates&gt;&lt;year&gt;2015&lt;/year&gt;&lt;/dates&gt;&lt;urls&gt;&lt;/urls&gt;&lt;/record&gt;&lt;/Cite&gt;&lt;/EndNote&gt;</w:instrText>
      </w:r>
      <w:r w:rsidR="00E7488B" w:rsidRPr="00C9632C">
        <w:rPr>
          <w:rFonts w:ascii="Times New Roman" w:hAnsi="Times New Roman" w:cs="Times New Roman"/>
        </w:rPr>
        <w:fldChar w:fldCharType="separate"/>
      </w:r>
      <w:r w:rsidR="00CB598E" w:rsidRPr="00C9632C">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{"citationID":"2krnvp8g6k","properties":{"formattedCitation":"[11]","plainCitation":"[11]"},"citationItems":[{"id":1503,"uris":["http://zotero.org/groups/54759/items/6792DN8C"],"uri":["http://zotero.org/groups/54759/items/6792DN8C"]}]} </w:instrText>
      </w:r>
      <w:r w:rsidR="00CB598E" w:rsidRPr="00C9632C">
        <w:rPr>
          <w:rFonts w:ascii="Times New Roman" w:hAnsi="Times New Roman" w:cs="Times New Roman"/>
          <w:noProof/>
        </w:rPr>
        <w:fldChar w:fldCharType="separate"/>
      </w:r>
      <w:r w:rsidR="00F05DFA">
        <w:rPr>
          <w:rFonts w:ascii="Times New Roman" w:hAnsi="Times New Roman" w:cs="Times New Roman"/>
          <w:noProof/>
        </w:rPr>
        <w:t>[11]</w:t>
      </w:r>
      <w:r w:rsidR="00CB598E" w:rsidRPr="00C9632C">
        <w:rPr>
          <w:rFonts w:ascii="Times New Roman" w:hAnsi="Times New Roman" w:cs="Times New Roman"/>
          <w:noProof/>
        </w:rPr>
        <w:fldChar w:fldCharType="end"/>
      </w:r>
      <w:r w:rsidR="00E7488B" w:rsidRPr="00C9632C">
        <w:rPr>
          <w:rFonts w:ascii="Times New Roman" w:hAnsi="Times New Roman" w:cs="Times New Roman"/>
        </w:rPr>
        <w:fldChar w:fldCharType="end"/>
      </w:r>
      <w:r w:rsidR="00B63DB3" w:rsidRPr="00C9632C">
        <w:rPr>
          <w:rFonts w:ascii="Times New Roman" w:hAnsi="Times New Roman" w:cs="Times New Roman"/>
        </w:rPr>
        <w:t>,</w:t>
      </w:r>
      <w:r w:rsidRPr="000B7C69">
        <w:rPr>
          <w:rFonts w:ascii="Times New Roman" w:hAnsi="Times New Roman" w:cs="Times New Roman"/>
        </w:rPr>
        <w:t xml:space="preserve"> </w:t>
      </w:r>
      <w:r w:rsidR="00AA3DEE" w:rsidRPr="000B7C69">
        <w:rPr>
          <w:rFonts w:ascii="Times New Roman" w:hAnsi="Times New Roman" w:cs="Times New Roman"/>
        </w:rPr>
        <w:t xml:space="preserve">we found that </w:t>
      </w:r>
      <w:r w:rsidR="00B63DB3">
        <w:rPr>
          <w:rFonts w:ascii="Times New Roman" w:hAnsi="Times New Roman" w:cs="Times New Roman"/>
        </w:rPr>
        <w:t xml:space="preserve">global </w:t>
      </w:r>
      <w:r w:rsidR="00AA3DEE" w:rsidRPr="000B7C69">
        <w:rPr>
          <w:rFonts w:ascii="Times New Roman" w:hAnsi="Times New Roman" w:cs="Times New Roman"/>
        </w:rPr>
        <w:t>goal</w:t>
      </w:r>
      <w:r w:rsidR="00AB1423" w:rsidRPr="000B7C69">
        <w:rPr>
          <w:rFonts w:ascii="Times New Roman" w:hAnsi="Times New Roman" w:cs="Times New Roman"/>
        </w:rPr>
        <w:t xml:space="preserve"> score</w:t>
      </w:r>
      <w:r w:rsidR="00AA3DEE" w:rsidRPr="000B7C69">
        <w:rPr>
          <w:rFonts w:ascii="Times New Roman" w:hAnsi="Times New Roman" w:cs="Times New Roman"/>
        </w:rPr>
        <w:t>s changed by -1.2 to +6.5 points</w:t>
      </w:r>
      <w:r w:rsidR="00AB1423" w:rsidRPr="000B7C69">
        <w:rPr>
          <w:rFonts w:ascii="Times New Roman" w:hAnsi="Times New Roman" w:cs="Times New Roman"/>
        </w:rPr>
        <w:t xml:space="preserve"> while the </w:t>
      </w:r>
      <w:r w:rsidR="00B63DB3">
        <w:rPr>
          <w:rFonts w:ascii="Times New Roman" w:hAnsi="Times New Roman" w:cs="Times New Roman"/>
        </w:rPr>
        <w:t xml:space="preserve">entire </w:t>
      </w:r>
      <w:r w:rsidR="00AB1423" w:rsidRPr="000B7C69">
        <w:rPr>
          <w:rFonts w:ascii="Times New Roman" w:hAnsi="Times New Roman" w:cs="Times New Roman"/>
        </w:rPr>
        <w:t xml:space="preserve">global Index score increased </w:t>
      </w:r>
      <w:r w:rsidR="005E5A09">
        <w:rPr>
          <w:rFonts w:ascii="Times New Roman" w:hAnsi="Times New Roman" w:cs="Times New Roman"/>
        </w:rPr>
        <w:t>by one</w:t>
      </w:r>
      <w:r w:rsidR="00AB1423" w:rsidRPr="000B7C69">
        <w:rPr>
          <w:rFonts w:ascii="Times New Roman" w:hAnsi="Times New Roman" w:cs="Times New Roman"/>
        </w:rPr>
        <w:t xml:space="preserve"> point</w:t>
      </w:r>
      <w:r w:rsidR="00B63DB3">
        <w:rPr>
          <w:rFonts w:ascii="Times New Roman" w:hAnsi="Times New Roman" w:cs="Times New Roman"/>
        </w:rPr>
        <w:t>.</w:t>
      </w:r>
      <w:r w:rsidR="00AA3DEE" w:rsidRPr="000B7C69">
        <w:rPr>
          <w:rFonts w:ascii="Times New Roman" w:hAnsi="Times New Roman" w:cs="Times New Roman"/>
        </w:rPr>
        <w:t xml:space="preserve"> </w:t>
      </w:r>
      <w:r w:rsidR="00FE6B8D">
        <w:rPr>
          <w:rFonts w:ascii="Times New Roman" w:hAnsi="Times New Roman" w:cs="Times New Roman"/>
        </w:rPr>
        <w:t>Scores for i</w:t>
      </w:r>
      <w:r w:rsidR="00AA3DEE" w:rsidRPr="000B7C69">
        <w:rPr>
          <w:rFonts w:ascii="Times New Roman" w:hAnsi="Times New Roman" w:cs="Times New Roman"/>
        </w:rPr>
        <w:t xml:space="preserve">ndividual </w:t>
      </w:r>
      <w:r w:rsidR="002C31A6">
        <w:rPr>
          <w:rFonts w:ascii="Times New Roman" w:hAnsi="Times New Roman" w:cs="Times New Roman"/>
        </w:rPr>
        <w:t>regions</w:t>
      </w:r>
      <w:r w:rsidR="00325A70" w:rsidRPr="000B7C69">
        <w:rPr>
          <w:rFonts w:ascii="Times New Roman" w:hAnsi="Times New Roman" w:cs="Times New Roman"/>
        </w:rPr>
        <w:t xml:space="preserve"> </w:t>
      </w:r>
      <w:r w:rsidR="00AA3DEE" w:rsidRPr="000B7C69">
        <w:rPr>
          <w:rFonts w:ascii="Times New Roman" w:hAnsi="Times New Roman" w:cs="Times New Roman"/>
        </w:rPr>
        <w:t xml:space="preserve">(and goal scores within </w:t>
      </w:r>
      <w:r w:rsidR="002C31A6">
        <w:rPr>
          <w:rFonts w:ascii="Times New Roman" w:hAnsi="Times New Roman" w:cs="Times New Roman"/>
        </w:rPr>
        <w:t>regions</w:t>
      </w:r>
      <w:r w:rsidR="00D23C77" w:rsidRPr="000B7C69">
        <w:rPr>
          <w:rFonts w:ascii="Times New Roman" w:hAnsi="Times New Roman" w:cs="Times New Roman"/>
        </w:rPr>
        <w:t>)</w:t>
      </w:r>
      <w:r w:rsidR="00325A70" w:rsidRPr="000B7C69">
        <w:rPr>
          <w:rFonts w:ascii="Times New Roman" w:hAnsi="Times New Roman" w:cs="Times New Roman"/>
        </w:rPr>
        <w:t xml:space="preserve"> often chang</w:t>
      </w:r>
      <w:r w:rsidR="00B63DB3">
        <w:rPr>
          <w:rFonts w:ascii="Times New Roman" w:hAnsi="Times New Roman" w:cs="Times New Roman"/>
        </w:rPr>
        <w:t>ed</w:t>
      </w:r>
      <w:r w:rsidR="00AA3DEE" w:rsidRPr="000B7C69">
        <w:rPr>
          <w:rFonts w:ascii="Times New Roman" w:hAnsi="Times New Roman" w:cs="Times New Roman"/>
        </w:rPr>
        <w:t xml:space="preserve"> much more. </w:t>
      </w:r>
      <w:r w:rsidR="00BE678C" w:rsidRPr="000B7C69">
        <w:rPr>
          <w:rFonts w:ascii="Times New Roman" w:hAnsi="Times New Roman" w:cs="Times New Roman"/>
        </w:rPr>
        <w:t xml:space="preserve">Because these results were based on </w:t>
      </w:r>
      <w:r w:rsidR="005E5A09">
        <w:rPr>
          <w:rFonts w:ascii="Times New Roman" w:hAnsi="Times New Roman" w:cs="Times New Roman"/>
        </w:rPr>
        <w:t>just</w:t>
      </w:r>
      <w:r w:rsidR="00BE678C" w:rsidRPr="000B7C69">
        <w:rPr>
          <w:rFonts w:ascii="Times New Roman" w:hAnsi="Times New Roman" w:cs="Times New Roman"/>
        </w:rPr>
        <w:t xml:space="preserve"> </w:t>
      </w:r>
      <w:r w:rsidR="009C5325">
        <w:rPr>
          <w:rFonts w:ascii="Times New Roman" w:hAnsi="Times New Roman" w:cs="Times New Roman"/>
        </w:rPr>
        <w:t>two</w:t>
      </w:r>
      <w:r w:rsidR="00BE678C" w:rsidRPr="000B7C69">
        <w:rPr>
          <w:rFonts w:ascii="Times New Roman" w:hAnsi="Times New Roman" w:cs="Times New Roman"/>
        </w:rPr>
        <w:t xml:space="preserve"> years of assessment</w:t>
      </w:r>
      <w:r w:rsidR="009C5325">
        <w:rPr>
          <w:rFonts w:ascii="Times New Roman" w:hAnsi="Times New Roman" w:cs="Times New Roman"/>
        </w:rPr>
        <w:t>s</w:t>
      </w:r>
      <w:r w:rsidR="00BE678C" w:rsidRPr="000B7C69">
        <w:rPr>
          <w:rFonts w:ascii="Times New Roman" w:hAnsi="Times New Roman" w:cs="Times New Roman"/>
        </w:rPr>
        <w:t xml:space="preserve">, they offered </w:t>
      </w:r>
      <w:r w:rsidR="00B63DB3">
        <w:rPr>
          <w:rFonts w:ascii="Times New Roman" w:hAnsi="Times New Roman" w:cs="Times New Roman"/>
        </w:rPr>
        <w:t xml:space="preserve">only </w:t>
      </w:r>
      <w:r w:rsidR="00BE678C" w:rsidRPr="000B7C69">
        <w:rPr>
          <w:rFonts w:ascii="Times New Roman" w:hAnsi="Times New Roman" w:cs="Times New Roman"/>
        </w:rPr>
        <w:t xml:space="preserve">preliminary indications of how ocean health </w:t>
      </w:r>
      <w:r w:rsidR="000D2D1C">
        <w:rPr>
          <w:rFonts w:ascii="Times New Roman" w:hAnsi="Times New Roman" w:cs="Times New Roman"/>
        </w:rPr>
        <w:t>was</w:t>
      </w:r>
      <w:r w:rsidR="000D2D1C" w:rsidRPr="000B7C69">
        <w:rPr>
          <w:rFonts w:ascii="Times New Roman" w:hAnsi="Times New Roman" w:cs="Times New Roman"/>
        </w:rPr>
        <w:t xml:space="preserve"> </w:t>
      </w:r>
      <w:r w:rsidR="00BE678C" w:rsidRPr="000B7C69">
        <w:rPr>
          <w:rFonts w:ascii="Times New Roman" w:hAnsi="Times New Roman" w:cs="Times New Roman"/>
        </w:rPr>
        <w:t xml:space="preserve">changing. </w:t>
      </w:r>
      <w:r w:rsidR="00B63DB3">
        <w:rPr>
          <w:rFonts w:ascii="Times New Roman" w:hAnsi="Times New Roman" w:cs="Times New Roman"/>
        </w:rPr>
        <w:t>Now, w</w:t>
      </w:r>
      <w:r w:rsidR="00AA3DEE" w:rsidRPr="000B7C69">
        <w:rPr>
          <w:rFonts w:ascii="Times New Roman" w:hAnsi="Times New Roman" w:cs="Times New Roman"/>
        </w:rPr>
        <w:t xml:space="preserve">ith three </w:t>
      </w:r>
      <w:r w:rsidR="0045724C">
        <w:rPr>
          <w:rFonts w:ascii="Times New Roman" w:hAnsi="Times New Roman" w:cs="Times New Roman"/>
        </w:rPr>
        <w:t>additional</w:t>
      </w:r>
      <w:r w:rsidR="0045724C" w:rsidRPr="000B7C69">
        <w:rPr>
          <w:rFonts w:ascii="Times New Roman" w:hAnsi="Times New Roman" w:cs="Times New Roman"/>
        </w:rPr>
        <w:t xml:space="preserve"> </w:t>
      </w:r>
      <w:r w:rsidR="00AA3DEE" w:rsidRPr="000B7C69">
        <w:rPr>
          <w:rFonts w:ascii="Times New Roman" w:hAnsi="Times New Roman" w:cs="Times New Roman"/>
        </w:rPr>
        <w:t xml:space="preserve">years of assessment, improved methods and data, </w:t>
      </w:r>
      <w:r w:rsidR="00BE678C" w:rsidRPr="000B7C69">
        <w:rPr>
          <w:rFonts w:ascii="Times New Roman" w:hAnsi="Times New Roman" w:cs="Times New Roman"/>
        </w:rPr>
        <w:t>increased</w:t>
      </w:r>
      <w:r w:rsidR="00AA3DEE" w:rsidRPr="000B7C69">
        <w:rPr>
          <w:rFonts w:ascii="Times New Roman" w:hAnsi="Times New Roman" w:cs="Times New Roman"/>
        </w:rPr>
        <w:t xml:space="preserve"> data availability, and a range of notable governance changes (e.g., dramatic increase in </w:t>
      </w:r>
      <w:r w:rsidR="005865A1">
        <w:rPr>
          <w:rFonts w:ascii="Times New Roman" w:hAnsi="Times New Roman" w:cs="Times New Roman"/>
        </w:rPr>
        <w:t>marine protected area (</w:t>
      </w:r>
      <w:r w:rsidR="00AA3DEE" w:rsidRPr="000B7C69">
        <w:rPr>
          <w:rFonts w:ascii="Times New Roman" w:hAnsi="Times New Roman" w:cs="Times New Roman"/>
        </w:rPr>
        <w:t>MPA</w:t>
      </w:r>
      <w:r w:rsidR="005865A1">
        <w:rPr>
          <w:rFonts w:ascii="Times New Roman" w:hAnsi="Times New Roman" w:cs="Times New Roman"/>
        </w:rPr>
        <w:t>)</w:t>
      </w:r>
      <w:r w:rsidR="00AA3DEE" w:rsidRPr="000B7C69">
        <w:rPr>
          <w:rFonts w:ascii="Times New Roman" w:hAnsi="Times New Roman" w:cs="Times New Roman"/>
        </w:rPr>
        <w:t xml:space="preserve"> designations</w:t>
      </w:r>
      <w:r w:rsidR="00D23C77" w:rsidRPr="000B7C69">
        <w:rPr>
          <w:rFonts w:ascii="Times New Roman" w:hAnsi="Times New Roman" w:cs="Times New Roman"/>
        </w:rPr>
        <w:t xml:space="preserve"> around the world</w:t>
      </w:r>
      <w:r w:rsidR="00AA3DEE" w:rsidRPr="000B7C69">
        <w:rPr>
          <w:rFonts w:ascii="Times New Roman" w:hAnsi="Times New Roman" w:cs="Times New Roman"/>
        </w:rPr>
        <w:t xml:space="preserve">), we are </w:t>
      </w:r>
      <w:r w:rsidR="0045724C">
        <w:rPr>
          <w:rFonts w:ascii="Times New Roman" w:hAnsi="Times New Roman" w:cs="Times New Roman"/>
        </w:rPr>
        <w:t>better</w:t>
      </w:r>
      <w:r w:rsidR="0045724C" w:rsidRPr="000B7C69">
        <w:rPr>
          <w:rFonts w:ascii="Times New Roman" w:hAnsi="Times New Roman" w:cs="Times New Roman"/>
        </w:rPr>
        <w:t xml:space="preserve"> </w:t>
      </w:r>
      <w:r w:rsidR="00AA3DEE" w:rsidRPr="000B7C69">
        <w:rPr>
          <w:rFonts w:ascii="Times New Roman" w:hAnsi="Times New Roman" w:cs="Times New Roman"/>
        </w:rPr>
        <w:t>positioned to assess how and why ocean health has changed recently</w:t>
      </w:r>
      <w:r w:rsidR="00BE678C" w:rsidRPr="000B7C69">
        <w:rPr>
          <w:rFonts w:ascii="Times New Roman" w:hAnsi="Times New Roman" w:cs="Times New Roman"/>
        </w:rPr>
        <w:t xml:space="preserve">, </w:t>
      </w:r>
      <w:r w:rsidR="000D2D1C">
        <w:rPr>
          <w:rFonts w:ascii="Times New Roman" w:hAnsi="Times New Roman" w:cs="Times New Roman"/>
        </w:rPr>
        <w:t xml:space="preserve">both globally and </w:t>
      </w:r>
      <w:r w:rsidR="00BE678C" w:rsidRPr="000B7C69">
        <w:rPr>
          <w:rFonts w:ascii="Times New Roman" w:hAnsi="Times New Roman" w:cs="Times New Roman"/>
        </w:rPr>
        <w:t>for</w:t>
      </w:r>
      <w:r w:rsidR="00AA3DEE" w:rsidRPr="000B7C69">
        <w:rPr>
          <w:rFonts w:ascii="Times New Roman" w:hAnsi="Times New Roman" w:cs="Times New Roman"/>
        </w:rPr>
        <w:t xml:space="preserve"> every </w:t>
      </w:r>
      <w:r w:rsidR="00BE678C" w:rsidRPr="000B7C69">
        <w:rPr>
          <w:rFonts w:ascii="Times New Roman" w:hAnsi="Times New Roman" w:cs="Times New Roman"/>
        </w:rPr>
        <w:t xml:space="preserve">coastal </w:t>
      </w:r>
      <w:r w:rsidR="000F1E06">
        <w:rPr>
          <w:rFonts w:ascii="Times New Roman" w:hAnsi="Times New Roman" w:cs="Times New Roman"/>
        </w:rPr>
        <w:t xml:space="preserve">region </w:t>
      </w:r>
      <w:r w:rsidR="00BE678C" w:rsidRPr="000B7C69">
        <w:rPr>
          <w:rFonts w:ascii="Times New Roman" w:hAnsi="Times New Roman" w:cs="Times New Roman"/>
        </w:rPr>
        <w:t>around</w:t>
      </w:r>
      <w:r w:rsidR="00AA3DEE" w:rsidRPr="000B7C69">
        <w:rPr>
          <w:rFonts w:ascii="Times New Roman" w:hAnsi="Times New Roman" w:cs="Times New Roman"/>
        </w:rPr>
        <w:t xml:space="preserve"> the world.</w:t>
      </w:r>
      <w:r w:rsidR="0055605C" w:rsidRPr="000B7C69">
        <w:rPr>
          <w:rFonts w:ascii="Times New Roman" w:hAnsi="Times New Roman" w:cs="Times New Roman"/>
        </w:rPr>
        <w:t xml:space="preserve"> </w:t>
      </w:r>
      <w:r w:rsidR="00BE678C" w:rsidRPr="000B7C69">
        <w:rPr>
          <w:rFonts w:ascii="Times New Roman" w:hAnsi="Times New Roman" w:cs="Times New Roman"/>
        </w:rPr>
        <w:t>T</w:t>
      </w:r>
      <w:r w:rsidR="00AA3DEE" w:rsidRPr="000B7C69">
        <w:rPr>
          <w:rFonts w:ascii="Times New Roman" w:hAnsi="Times New Roman" w:cs="Times New Roman"/>
        </w:rPr>
        <w:t xml:space="preserve">his </w:t>
      </w:r>
      <w:r w:rsidR="00BE678C" w:rsidRPr="000B7C69">
        <w:rPr>
          <w:rFonts w:ascii="Times New Roman" w:hAnsi="Times New Roman" w:cs="Times New Roman"/>
        </w:rPr>
        <w:t>fifth year of</w:t>
      </w:r>
      <w:r w:rsidR="0004215E">
        <w:rPr>
          <w:rFonts w:ascii="Times New Roman" w:hAnsi="Times New Roman" w:cs="Times New Roman"/>
        </w:rPr>
        <w:t xml:space="preserve"> </w:t>
      </w:r>
      <w:r w:rsidR="0045724C">
        <w:rPr>
          <w:rFonts w:ascii="Times New Roman" w:hAnsi="Times New Roman" w:cs="Times New Roman"/>
        </w:rPr>
        <w:t xml:space="preserve">global </w:t>
      </w:r>
      <w:r w:rsidR="00BE678C" w:rsidRPr="000B7C69">
        <w:rPr>
          <w:rFonts w:ascii="Times New Roman" w:hAnsi="Times New Roman" w:cs="Times New Roman"/>
        </w:rPr>
        <w:t>assessment</w:t>
      </w:r>
      <w:r w:rsidR="00AA3DEE" w:rsidRPr="000B7C69">
        <w:rPr>
          <w:rFonts w:ascii="Times New Roman" w:hAnsi="Times New Roman" w:cs="Times New Roman"/>
        </w:rPr>
        <w:t xml:space="preserve"> also offers an opportunity to </w:t>
      </w:r>
      <w:r w:rsidR="00B71AF1">
        <w:rPr>
          <w:rFonts w:ascii="Times New Roman" w:hAnsi="Times New Roman" w:cs="Times New Roman"/>
        </w:rPr>
        <w:t>evalua</w:t>
      </w:r>
      <w:r w:rsidR="00677571">
        <w:rPr>
          <w:rFonts w:ascii="Times New Roman" w:hAnsi="Times New Roman" w:cs="Times New Roman"/>
        </w:rPr>
        <w:t>te</w:t>
      </w:r>
      <w:r w:rsidR="00AA3DEE" w:rsidRPr="000B7C69">
        <w:rPr>
          <w:rFonts w:ascii="Times New Roman" w:hAnsi="Times New Roman" w:cs="Times New Roman"/>
        </w:rPr>
        <w:t xml:space="preserve"> </w:t>
      </w:r>
      <w:r w:rsidR="00677571">
        <w:rPr>
          <w:rFonts w:ascii="Times New Roman" w:hAnsi="Times New Roman" w:cs="Times New Roman"/>
        </w:rPr>
        <w:t xml:space="preserve">how well </w:t>
      </w:r>
      <w:r w:rsidR="00AA3DEE" w:rsidRPr="000B7C69">
        <w:rPr>
          <w:rFonts w:ascii="Times New Roman" w:hAnsi="Times New Roman" w:cs="Times New Roman"/>
        </w:rPr>
        <w:t xml:space="preserve">the </w:t>
      </w:r>
      <w:r w:rsidR="0045724C">
        <w:rPr>
          <w:rFonts w:ascii="Times New Roman" w:hAnsi="Times New Roman" w:cs="Times New Roman"/>
        </w:rPr>
        <w:t>OHI</w:t>
      </w:r>
      <w:r w:rsidR="0045724C" w:rsidRPr="000B7C69">
        <w:rPr>
          <w:rFonts w:ascii="Times New Roman" w:hAnsi="Times New Roman" w:cs="Times New Roman"/>
        </w:rPr>
        <w:t xml:space="preserve"> </w:t>
      </w:r>
      <w:r w:rsidR="001B38A9">
        <w:rPr>
          <w:rFonts w:ascii="Times New Roman" w:hAnsi="Times New Roman" w:cs="Times New Roman"/>
        </w:rPr>
        <w:t xml:space="preserve">framework </w:t>
      </w:r>
      <w:r w:rsidR="00677571">
        <w:rPr>
          <w:rFonts w:ascii="Times New Roman" w:hAnsi="Times New Roman" w:cs="Times New Roman"/>
        </w:rPr>
        <w:t>tracks changes in ocean health, in particular with respect to sustainability,</w:t>
      </w:r>
      <w:r w:rsidR="00AA3DEE" w:rsidRPr="000B7C69">
        <w:rPr>
          <w:rFonts w:ascii="Times New Roman" w:hAnsi="Times New Roman" w:cs="Times New Roman"/>
        </w:rPr>
        <w:t xml:space="preserve"> in quantifiable </w:t>
      </w:r>
      <w:r w:rsidR="00C91DB8">
        <w:rPr>
          <w:rFonts w:ascii="Times New Roman" w:hAnsi="Times New Roman" w:cs="Times New Roman"/>
        </w:rPr>
        <w:t xml:space="preserve">and repeatable </w:t>
      </w:r>
      <w:r w:rsidR="00AA3DEE" w:rsidRPr="000B7C69">
        <w:rPr>
          <w:rFonts w:ascii="Times New Roman" w:hAnsi="Times New Roman" w:cs="Times New Roman"/>
        </w:rPr>
        <w:t>way</w:t>
      </w:r>
      <w:r w:rsidR="000D2D1C">
        <w:rPr>
          <w:rFonts w:ascii="Times New Roman" w:hAnsi="Times New Roman" w:cs="Times New Roman"/>
        </w:rPr>
        <w:t>s</w:t>
      </w:r>
      <w:r w:rsidR="00677571">
        <w:rPr>
          <w:rFonts w:ascii="Times New Roman" w:hAnsi="Times New Roman" w:cs="Times New Roman"/>
        </w:rPr>
        <w:t>.</w:t>
      </w:r>
    </w:p>
    <w:p w14:paraId="180270EF" w14:textId="172ED04D" w:rsidR="00192046" w:rsidRPr="000B7C69" w:rsidRDefault="00A05FDF" w:rsidP="00C26C9B">
      <w:pPr>
        <w:ind w:firstLine="720"/>
        <w:rPr>
          <w:rFonts w:ascii="Times New Roman" w:hAnsi="Times New Roman" w:cs="Times New Roman"/>
        </w:rPr>
      </w:pPr>
      <w:r>
        <w:rPr>
          <w:rFonts w:ascii="Times New Roman" w:hAnsi="Times New Roman" w:cs="Times New Roman"/>
        </w:rPr>
        <w:t>With</w:t>
      </w:r>
      <w:r w:rsidR="0039003F">
        <w:rPr>
          <w:rFonts w:ascii="Times New Roman" w:hAnsi="Times New Roman" w:cs="Times New Roman"/>
        </w:rPr>
        <w:t xml:space="preserve"> </w:t>
      </w:r>
      <w:r w:rsidR="0045513D">
        <w:rPr>
          <w:rFonts w:ascii="Times New Roman" w:hAnsi="Times New Roman" w:cs="Times New Roman"/>
        </w:rPr>
        <w:t>a fifth</w:t>
      </w:r>
      <w:r w:rsidR="0039003F">
        <w:rPr>
          <w:rFonts w:ascii="Times New Roman" w:hAnsi="Times New Roman" w:cs="Times New Roman"/>
        </w:rPr>
        <w:t xml:space="preserve"> consecuti</w:t>
      </w:r>
      <w:r w:rsidR="0045513D">
        <w:rPr>
          <w:rFonts w:ascii="Times New Roman" w:hAnsi="Times New Roman" w:cs="Times New Roman"/>
        </w:rPr>
        <w:t>ve year</w:t>
      </w:r>
      <w:r w:rsidR="0039003F">
        <w:rPr>
          <w:rFonts w:ascii="Times New Roman" w:hAnsi="Times New Roman" w:cs="Times New Roman"/>
        </w:rPr>
        <w:t xml:space="preserve"> of global ocean health </w:t>
      </w:r>
      <w:r w:rsidR="0045513D">
        <w:rPr>
          <w:rFonts w:ascii="Times New Roman" w:hAnsi="Times New Roman" w:cs="Times New Roman"/>
        </w:rPr>
        <w:t>assessment</w:t>
      </w:r>
      <w:r w:rsidR="006F62C0">
        <w:rPr>
          <w:rFonts w:ascii="Times New Roman" w:hAnsi="Times New Roman" w:cs="Times New Roman"/>
        </w:rPr>
        <w:t xml:space="preserve"> </w:t>
      </w:r>
      <w:r>
        <w:rPr>
          <w:rFonts w:ascii="Times New Roman" w:hAnsi="Times New Roman" w:cs="Times New Roman"/>
        </w:rPr>
        <w:t xml:space="preserve">completed, </w:t>
      </w:r>
      <w:r w:rsidR="006F62C0">
        <w:rPr>
          <w:rFonts w:ascii="Times New Roman" w:hAnsi="Times New Roman" w:cs="Times New Roman"/>
        </w:rPr>
        <w:t>we</w:t>
      </w:r>
      <w:r w:rsidR="00192046" w:rsidRPr="000B7C69">
        <w:rPr>
          <w:rFonts w:ascii="Times New Roman" w:hAnsi="Times New Roman" w:cs="Times New Roman"/>
        </w:rPr>
        <w:t xml:space="preserve"> address </w:t>
      </w:r>
      <w:r w:rsidR="003421ED">
        <w:rPr>
          <w:rFonts w:ascii="Times New Roman" w:hAnsi="Times New Roman" w:cs="Times New Roman"/>
        </w:rPr>
        <w:t xml:space="preserve">three </w:t>
      </w:r>
      <w:r w:rsidR="0039003F">
        <w:rPr>
          <w:rFonts w:ascii="Times New Roman" w:hAnsi="Times New Roman" w:cs="Times New Roman"/>
        </w:rPr>
        <w:t xml:space="preserve">key </w:t>
      </w:r>
      <w:r w:rsidR="003421ED">
        <w:rPr>
          <w:rFonts w:ascii="Times New Roman" w:hAnsi="Times New Roman" w:cs="Times New Roman"/>
        </w:rPr>
        <w:t>questions</w:t>
      </w:r>
      <w:r w:rsidR="0039003F">
        <w:rPr>
          <w:rFonts w:ascii="Times New Roman" w:hAnsi="Times New Roman" w:cs="Times New Roman"/>
        </w:rPr>
        <w:t xml:space="preserve"> in this paper</w:t>
      </w:r>
      <w:r w:rsidR="00192046" w:rsidRPr="000B7C69">
        <w:rPr>
          <w:rFonts w:ascii="Times New Roman" w:hAnsi="Times New Roman" w:cs="Times New Roman"/>
        </w:rPr>
        <w:t xml:space="preserve">. First, how have global and </w:t>
      </w:r>
      <w:r w:rsidR="002C31A6">
        <w:rPr>
          <w:rFonts w:ascii="Times New Roman" w:hAnsi="Times New Roman" w:cs="Times New Roman"/>
        </w:rPr>
        <w:t>region</w:t>
      </w:r>
      <w:r w:rsidR="00192046" w:rsidRPr="000B7C69">
        <w:rPr>
          <w:rFonts w:ascii="Times New Roman" w:hAnsi="Times New Roman" w:cs="Times New Roman"/>
        </w:rPr>
        <w:t xml:space="preserve">-level </w:t>
      </w:r>
      <w:r w:rsidR="00BA2CFD">
        <w:rPr>
          <w:rFonts w:ascii="Times New Roman" w:hAnsi="Times New Roman" w:cs="Times New Roman"/>
        </w:rPr>
        <w:t xml:space="preserve">(countries or territories) </w:t>
      </w:r>
      <w:r w:rsidR="001A006C">
        <w:rPr>
          <w:rFonts w:ascii="Times New Roman" w:hAnsi="Times New Roman" w:cs="Times New Roman"/>
        </w:rPr>
        <w:t xml:space="preserve">OHI </w:t>
      </w:r>
      <w:r w:rsidR="00192046" w:rsidRPr="000B7C69">
        <w:rPr>
          <w:rFonts w:ascii="Times New Roman" w:hAnsi="Times New Roman" w:cs="Times New Roman"/>
        </w:rPr>
        <w:t xml:space="preserve">scores changed </w:t>
      </w:r>
      <w:r w:rsidR="00677571">
        <w:rPr>
          <w:rFonts w:ascii="Times New Roman" w:hAnsi="Times New Roman" w:cs="Times New Roman"/>
        </w:rPr>
        <w:t>in the last</w:t>
      </w:r>
      <w:r w:rsidR="00192046" w:rsidRPr="000B7C69">
        <w:rPr>
          <w:rFonts w:ascii="Times New Roman" w:hAnsi="Times New Roman" w:cs="Times New Roman"/>
        </w:rPr>
        <w:t xml:space="preserve"> </w:t>
      </w:r>
      <w:r w:rsidR="00960D0C">
        <w:rPr>
          <w:rFonts w:ascii="Times New Roman" w:hAnsi="Times New Roman" w:cs="Times New Roman"/>
        </w:rPr>
        <w:t>five years,</w:t>
      </w:r>
      <w:r w:rsidR="00192046" w:rsidRPr="000B7C69">
        <w:rPr>
          <w:rFonts w:ascii="Times New Roman" w:hAnsi="Times New Roman" w:cs="Times New Roman"/>
        </w:rPr>
        <w:t xml:space="preserve"> and what are the </w:t>
      </w:r>
      <w:r w:rsidR="00CD18A9" w:rsidRPr="000B7C69">
        <w:rPr>
          <w:rFonts w:ascii="Times New Roman" w:hAnsi="Times New Roman" w:cs="Times New Roman"/>
        </w:rPr>
        <w:t xml:space="preserve">possible causes </w:t>
      </w:r>
      <w:r w:rsidR="00192046" w:rsidRPr="000B7C69">
        <w:rPr>
          <w:rFonts w:ascii="Times New Roman" w:hAnsi="Times New Roman" w:cs="Times New Roman"/>
        </w:rPr>
        <w:t xml:space="preserve">and </w:t>
      </w:r>
      <w:r w:rsidR="00CD18A9" w:rsidRPr="000B7C69">
        <w:rPr>
          <w:rFonts w:ascii="Times New Roman" w:hAnsi="Times New Roman" w:cs="Times New Roman"/>
        </w:rPr>
        <w:t>consequences of those changes?</w:t>
      </w:r>
      <w:r w:rsidR="00192046" w:rsidRPr="000B7C69">
        <w:rPr>
          <w:rFonts w:ascii="Times New Roman" w:hAnsi="Times New Roman" w:cs="Times New Roman"/>
        </w:rPr>
        <w:t xml:space="preserve"> Second, what are the challenges and opportunities for composite indicators </w:t>
      </w:r>
      <w:r w:rsidR="00105F3B">
        <w:rPr>
          <w:rFonts w:ascii="Times New Roman" w:hAnsi="Times New Roman" w:cs="Times New Roman"/>
        </w:rPr>
        <w:t>to</w:t>
      </w:r>
      <w:r w:rsidR="00E51823" w:rsidRPr="000B7C69">
        <w:rPr>
          <w:rFonts w:ascii="Times New Roman" w:hAnsi="Times New Roman" w:cs="Times New Roman"/>
        </w:rPr>
        <w:t xml:space="preserve"> </w:t>
      </w:r>
      <w:r w:rsidR="00192046" w:rsidRPr="000B7C69">
        <w:rPr>
          <w:rFonts w:ascii="Times New Roman" w:hAnsi="Times New Roman" w:cs="Times New Roman"/>
        </w:rPr>
        <w:t>incorporat</w:t>
      </w:r>
      <w:r w:rsidR="00105F3B">
        <w:rPr>
          <w:rFonts w:ascii="Times New Roman" w:hAnsi="Times New Roman" w:cs="Times New Roman"/>
        </w:rPr>
        <w:t>e</w:t>
      </w:r>
      <w:r w:rsidR="00192046" w:rsidRPr="000B7C69">
        <w:rPr>
          <w:rFonts w:ascii="Times New Roman" w:hAnsi="Times New Roman" w:cs="Times New Roman"/>
        </w:rPr>
        <w:t xml:space="preserve"> the best available data and science each year</w:t>
      </w:r>
      <w:r w:rsidR="001A006C">
        <w:rPr>
          <w:rFonts w:ascii="Times New Roman" w:hAnsi="Times New Roman" w:cs="Times New Roman"/>
        </w:rPr>
        <w:t xml:space="preserve">? Finally, </w:t>
      </w:r>
      <w:r w:rsidR="00192046" w:rsidRPr="000B7C69">
        <w:rPr>
          <w:rFonts w:ascii="Times New Roman" w:hAnsi="Times New Roman" w:cs="Times New Roman"/>
        </w:rPr>
        <w:t xml:space="preserve">what have we learned </w:t>
      </w:r>
      <w:r w:rsidR="00677571">
        <w:rPr>
          <w:rFonts w:ascii="Times New Roman" w:hAnsi="Times New Roman" w:cs="Times New Roman"/>
        </w:rPr>
        <w:t>by</w:t>
      </w:r>
      <w:r w:rsidR="00192046" w:rsidRPr="000B7C69">
        <w:rPr>
          <w:rFonts w:ascii="Times New Roman" w:hAnsi="Times New Roman" w:cs="Times New Roman"/>
        </w:rPr>
        <w:t xml:space="preserve"> repeating and improving the OHI assessment each year</w:t>
      </w:r>
      <w:r w:rsidR="00E51823">
        <w:rPr>
          <w:rFonts w:ascii="Times New Roman" w:hAnsi="Times New Roman" w:cs="Times New Roman"/>
        </w:rPr>
        <w:t>?</w:t>
      </w:r>
    </w:p>
    <w:p w14:paraId="11D158FB" w14:textId="77777777" w:rsidR="008D7FC2" w:rsidRPr="000B7C69" w:rsidRDefault="008D7FC2" w:rsidP="00AB1423">
      <w:pPr>
        <w:rPr>
          <w:rFonts w:ascii="Times New Roman" w:hAnsi="Times New Roman" w:cs="Times New Roman"/>
        </w:rPr>
      </w:pPr>
    </w:p>
    <w:p w14:paraId="5CF5E552" w14:textId="10277B56" w:rsidR="00394662" w:rsidRPr="007D49AE" w:rsidRDefault="00394662" w:rsidP="00E26324">
      <w:pPr>
        <w:outlineLvl w:val="0"/>
        <w:rPr>
          <w:rFonts w:ascii="Times New Roman" w:hAnsi="Times New Roman" w:cs="Times New Roman"/>
          <w:b/>
          <w:sz w:val="36"/>
          <w:szCs w:val="36"/>
          <w:rPrChange w:id="65" w:author="Melanie Frazier" w:date="2017-05-15T11:25:00Z">
            <w:rPr>
              <w:rFonts w:ascii="Times New Roman" w:hAnsi="Times New Roman" w:cs="Times New Roman"/>
              <w:b/>
            </w:rPr>
          </w:rPrChange>
        </w:rPr>
      </w:pPr>
      <w:r w:rsidRPr="007D49AE">
        <w:rPr>
          <w:rFonts w:ascii="Times New Roman" w:hAnsi="Times New Roman" w:cs="Times New Roman"/>
          <w:b/>
          <w:sz w:val="36"/>
          <w:szCs w:val="36"/>
          <w:rPrChange w:id="66" w:author="Melanie Frazier" w:date="2017-05-15T11:25:00Z">
            <w:rPr>
              <w:rFonts w:ascii="Times New Roman" w:hAnsi="Times New Roman" w:cs="Times New Roman"/>
              <w:b/>
            </w:rPr>
          </w:rPrChange>
        </w:rPr>
        <w:t>Methods</w:t>
      </w:r>
    </w:p>
    <w:p w14:paraId="382D01EE" w14:textId="77777777" w:rsidR="007D49AE" w:rsidRDefault="007D49AE" w:rsidP="00E26324">
      <w:pPr>
        <w:outlineLvl w:val="0"/>
        <w:rPr>
          <w:ins w:id="67" w:author="Melanie Frazier" w:date="2017-05-15T11:25:00Z"/>
          <w:rFonts w:ascii="Times New Roman" w:hAnsi="Times New Roman" w:cs="Times New Roman"/>
          <w:b/>
          <w:i/>
        </w:rPr>
      </w:pPr>
    </w:p>
    <w:p w14:paraId="7BD44D1D" w14:textId="6AD0AB45" w:rsidR="00E623E3" w:rsidRPr="007D49AE" w:rsidRDefault="00E623E3" w:rsidP="00E26324">
      <w:pPr>
        <w:outlineLvl w:val="0"/>
        <w:rPr>
          <w:rFonts w:ascii="Times New Roman" w:hAnsi="Times New Roman" w:cs="Times New Roman"/>
          <w:b/>
          <w:sz w:val="32"/>
          <w:szCs w:val="32"/>
          <w:rPrChange w:id="68" w:author="Melanie Frazier" w:date="2017-05-15T11:26:00Z">
            <w:rPr>
              <w:rFonts w:ascii="Times New Roman" w:hAnsi="Times New Roman" w:cs="Times New Roman"/>
              <w:b/>
              <w:i/>
            </w:rPr>
          </w:rPrChange>
        </w:rPr>
      </w:pPr>
      <w:r w:rsidRPr="007D49AE">
        <w:rPr>
          <w:rFonts w:ascii="Times New Roman" w:hAnsi="Times New Roman" w:cs="Times New Roman"/>
          <w:b/>
          <w:sz w:val="32"/>
          <w:szCs w:val="32"/>
          <w:rPrChange w:id="69" w:author="Melanie Frazier" w:date="2017-05-15T11:26:00Z">
            <w:rPr>
              <w:rFonts w:ascii="Times New Roman" w:hAnsi="Times New Roman" w:cs="Times New Roman"/>
              <w:b/>
              <w:i/>
            </w:rPr>
          </w:rPrChange>
        </w:rPr>
        <w:t>Calculating OHI scores</w:t>
      </w:r>
    </w:p>
    <w:p w14:paraId="50ED50E3" w14:textId="77777777" w:rsidR="007D49AE" w:rsidRDefault="007D49AE" w:rsidP="00413D42">
      <w:pPr>
        <w:ind w:firstLine="720"/>
        <w:rPr>
          <w:ins w:id="70" w:author="Melanie Frazier" w:date="2017-05-15T11:26:00Z"/>
          <w:rFonts w:ascii="Times New Roman" w:hAnsi="Times New Roman" w:cs="Times New Roman"/>
        </w:rPr>
      </w:pPr>
    </w:p>
    <w:p w14:paraId="7645E35A" w14:textId="63E46CE6" w:rsidR="00E33A4E" w:rsidRDefault="003D1C38" w:rsidP="00413D42">
      <w:pPr>
        <w:ind w:firstLine="720"/>
        <w:rPr>
          <w:rFonts w:ascii="Times New Roman" w:hAnsi="Times New Roman" w:cs="Times New Roman"/>
        </w:rPr>
      </w:pPr>
      <w:r>
        <w:rPr>
          <w:rFonts w:ascii="Times New Roman" w:hAnsi="Times New Roman" w:cs="Times New Roman"/>
        </w:rPr>
        <w:t xml:space="preserve">The philosophy and structure of </w:t>
      </w:r>
      <w:r w:rsidR="00412849">
        <w:rPr>
          <w:rFonts w:ascii="Times New Roman" w:hAnsi="Times New Roman" w:cs="Times New Roman"/>
        </w:rPr>
        <w:t xml:space="preserve">the </w:t>
      </w:r>
      <w:r>
        <w:rPr>
          <w:rFonts w:ascii="Times New Roman" w:hAnsi="Times New Roman" w:cs="Times New Roman"/>
        </w:rPr>
        <w:t xml:space="preserve">OHI </w:t>
      </w:r>
      <w:r w:rsidR="00412849">
        <w:rPr>
          <w:rFonts w:ascii="Times New Roman" w:hAnsi="Times New Roman" w:cs="Times New Roman"/>
        </w:rPr>
        <w:t xml:space="preserve">as well </w:t>
      </w:r>
      <w:r w:rsidR="00945995">
        <w:rPr>
          <w:rFonts w:ascii="Times New Roman" w:hAnsi="Times New Roman" w:cs="Times New Roman"/>
        </w:rPr>
        <w:t xml:space="preserve">the </w:t>
      </w:r>
      <w:r w:rsidR="006F62C0">
        <w:rPr>
          <w:rFonts w:ascii="Times New Roman" w:hAnsi="Times New Roman" w:cs="Times New Roman"/>
        </w:rPr>
        <w:t xml:space="preserve">methods for processing </w:t>
      </w:r>
      <w:r w:rsidR="00412849">
        <w:rPr>
          <w:rFonts w:ascii="Times New Roman" w:hAnsi="Times New Roman" w:cs="Times New Roman"/>
        </w:rPr>
        <w:t xml:space="preserve">data </w:t>
      </w:r>
      <w:r w:rsidR="006365E3" w:rsidRPr="000B7C69">
        <w:rPr>
          <w:rFonts w:ascii="Times New Roman" w:hAnsi="Times New Roman" w:cs="Times New Roman"/>
        </w:rPr>
        <w:t xml:space="preserve">and </w:t>
      </w:r>
      <w:r w:rsidR="006F62C0">
        <w:rPr>
          <w:rFonts w:ascii="Times New Roman" w:hAnsi="Times New Roman" w:cs="Times New Roman"/>
        </w:rPr>
        <w:t>calculating</w:t>
      </w:r>
      <w:r w:rsidR="006365E3" w:rsidRPr="000B7C69">
        <w:rPr>
          <w:rFonts w:ascii="Times New Roman" w:hAnsi="Times New Roman" w:cs="Times New Roman"/>
        </w:rPr>
        <w:t xml:space="preserve"> </w:t>
      </w:r>
      <w:r>
        <w:rPr>
          <w:rFonts w:ascii="Times New Roman" w:hAnsi="Times New Roman" w:cs="Times New Roman"/>
        </w:rPr>
        <w:t>global scores</w:t>
      </w:r>
      <w:r w:rsidR="006B78F6">
        <w:rPr>
          <w:rFonts w:ascii="Times New Roman" w:hAnsi="Times New Roman" w:cs="Times New Roman"/>
        </w:rPr>
        <w:t xml:space="preserve"> </w:t>
      </w:r>
      <w:r w:rsidR="006365E3" w:rsidRPr="000B7C69">
        <w:rPr>
          <w:rFonts w:ascii="Times New Roman" w:hAnsi="Times New Roman" w:cs="Times New Roman"/>
        </w:rPr>
        <w:t xml:space="preserve">are </w:t>
      </w:r>
      <w:r w:rsidR="006365E3" w:rsidRPr="002C6753">
        <w:rPr>
          <w:rFonts w:ascii="Times New Roman" w:hAnsi="Times New Roman" w:cs="Times New Roman"/>
        </w:rPr>
        <w:t xml:space="preserve">provided in </w:t>
      </w:r>
      <w:r w:rsidR="00B02961" w:rsidRPr="002C6753">
        <w:rPr>
          <w:rFonts w:ascii="Times New Roman" w:hAnsi="Times New Roman" w:cs="Times New Roman"/>
        </w:rPr>
        <w:t>the</w:t>
      </w:r>
      <w:r w:rsidR="00B02961">
        <w:rPr>
          <w:rFonts w:ascii="Times New Roman" w:hAnsi="Times New Roman" w:cs="Times New Roman"/>
        </w:rPr>
        <w:t xml:space="preserve"> supporting </w:t>
      </w:r>
      <w:r w:rsidR="00B02961" w:rsidRPr="00C9220C">
        <w:rPr>
          <w:rFonts w:ascii="Times New Roman" w:hAnsi="Times New Roman" w:cs="Times New Roman"/>
        </w:rPr>
        <w:t xml:space="preserve">information (S2 </w:t>
      </w:r>
      <w:del w:id="71" w:author="Melanie Frazier" w:date="2017-05-15T10:39:00Z">
        <w:r w:rsidR="00B02961" w:rsidRPr="00C9220C" w:rsidDel="007515E4">
          <w:rPr>
            <w:rFonts w:ascii="Times New Roman" w:hAnsi="Times New Roman" w:cs="Times New Roman"/>
          </w:rPr>
          <w:delText>Methods</w:delText>
        </w:r>
      </w:del>
      <w:ins w:id="72" w:author="Melanie Frazier" w:date="2017-05-15T10:39:00Z">
        <w:r w:rsidR="007515E4">
          <w:rPr>
            <w:rFonts w:ascii="Times New Roman" w:hAnsi="Times New Roman" w:cs="Times New Roman"/>
          </w:rPr>
          <w:t>File</w:t>
        </w:r>
      </w:ins>
      <w:r w:rsidR="00B02961" w:rsidRPr="00C9220C">
        <w:rPr>
          <w:rFonts w:ascii="Times New Roman" w:hAnsi="Times New Roman" w:cs="Times New Roman"/>
        </w:rPr>
        <w:t xml:space="preserve">), as well as in </w:t>
      </w:r>
      <w:r w:rsidR="006365E3" w:rsidRPr="00C9220C">
        <w:rPr>
          <w:rFonts w:ascii="Times New Roman" w:hAnsi="Times New Roman" w:cs="Times New Roman"/>
        </w:rPr>
        <w:t xml:space="preserve">previous publications </w:t>
      </w:r>
      <w:r w:rsidR="00A75FF6">
        <w:rPr>
          <w:rFonts w:ascii="Times New Roman" w:hAnsi="Times New Roman" w:cs="Times New Roman"/>
        </w:rPr>
        <w:fldChar w:fldCharType="begin"/>
      </w:r>
      <w:r w:rsidR="00F05DFA">
        <w:rPr>
          <w:rFonts w:ascii="Times New Roman" w:hAnsi="Times New Roman" w:cs="Times New Roman"/>
        </w:rPr>
        <w:instrText xml:space="preserve"> ADDIN ZOTERO_ITEM {"citationID":"1mj7vnfcrg","properties":{"formattedCitation":"[9,11]","plainCitation":"[9,11]"},"citationItems":[{"id":1503,"uris":["http://zotero.org/groups/54759/items/6792DN8C"],"uri":["http://zotero.org/groups/54759/items/6792DN8C"]},{"id":1509,"uris":["http://zotero.org/groups/54759/items/RKT5S4K3"],"uri":["http://zotero.org/groups/54759/items/RKT5S4K3"]}]} </w:instrText>
      </w:r>
      <w:r w:rsidR="00A75FF6">
        <w:rPr>
          <w:rFonts w:ascii="Times New Roman" w:hAnsi="Times New Roman" w:cs="Times New Roman"/>
        </w:rPr>
        <w:fldChar w:fldCharType="separate"/>
      </w:r>
      <w:r w:rsidR="00F05DFA">
        <w:rPr>
          <w:rFonts w:ascii="Times New Roman" w:hAnsi="Times New Roman" w:cs="Times New Roman"/>
          <w:noProof/>
        </w:rPr>
        <w:t>[9,11]</w:t>
      </w:r>
      <w:r w:rsidR="00A75FF6">
        <w:rPr>
          <w:rFonts w:ascii="Times New Roman" w:hAnsi="Times New Roman" w:cs="Times New Roman"/>
        </w:rPr>
        <w:fldChar w:fldCharType="end"/>
      </w:r>
      <w:r w:rsidR="006365E3" w:rsidRPr="00C9220C">
        <w:rPr>
          <w:rFonts w:ascii="Times New Roman" w:hAnsi="Times New Roman" w:cs="Times New Roman"/>
        </w:rPr>
        <w:t xml:space="preserve"> and on our project website (ohi-science.org/</w:t>
      </w:r>
      <w:r w:rsidR="00B577DE" w:rsidRPr="00C9220C">
        <w:rPr>
          <w:rFonts w:ascii="Times New Roman" w:hAnsi="Times New Roman" w:cs="Times New Roman"/>
        </w:rPr>
        <w:t>ohi-global</w:t>
      </w:r>
      <w:r w:rsidR="00E33A4E">
        <w:rPr>
          <w:rFonts w:ascii="Times New Roman" w:hAnsi="Times New Roman" w:cs="Times New Roman"/>
        </w:rPr>
        <w:t xml:space="preserve">). In brief, OHI measures the current status of the sustainable delivery of each goal relative </w:t>
      </w:r>
      <w:r w:rsidR="00E33A4E">
        <w:rPr>
          <w:rFonts w:ascii="Times New Roman" w:hAnsi="Times New Roman" w:cs="Times New Roman"/>
        </w:rPr>
        <w:lastRenderedPageBreak/>
        <w:t xml:space="preserve">to a target (i.e., reference point) and the likely future status, which is indicated by combining information on the current status, recent trends, existing pressures to the status, and ecological and governance measures in place that build </w:t>
      </w:r>
      <w:r w:rsidR="00E33A4E" w:rsidRPr="00C9632C">
        <w:rPr>
          <w:rFonts w:ascii="Times New Roman" w:hAnsi="Times New Roman" w:cs="Times New Roman"/>
        </w:rPr>
        <w:t xml:space="preserve">resilience </w:t>
      </w:r>
      <w:r w:rsidR="00E7488B" w:rsidRPr="00C9632C">
        <w:rPr>
          <w:rFonts w:ascii="Times New Roman" w:hAnsi="Times New Roman" w:cs="Times New Roman"/>
        </w:rPr>
        <w:fldChar w:fldCharType="begin">
          <w:fldData xml:space="preserve">PEVuZE5vdGU+PENpdGU+PEF1dGhvcj5IYWxwZXJuPC9BdXRob3I+PFllYXI+MjAxMjwvWWVhcj48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</w:fldData>
        </w:fldChar>
      </w:r>
      <w:r w:rsidR="00E7488B" w:rsidRPr="00C9632C">
        <w:rPr>
          <w:rFonts w:ascii="Times New Roman" w:hAnsi="Times New Roman" w:cs="Times New Roman"/>
        </w:rPr>
        <w:instrText xml:space="preserve"> ADDIN EN.CITE </w:instrText>
      </w:r>
      <w:r w:rsidR="00E7488B" w:rsidRPr="00C9632C">
        <w:rPr>
          <w:rFonts w:ascii="Times New Roman" w:hAnsi="Times New Roman" w:cs="Times New Roman"/>
        </w:rPr>
        <w:fldChar w:fldCharType="begin">
          <w:fldData xml:space="preserve">PEVuZE5vdGU+PENpdGU+PEF1dGhvcj5IYWxwZXJuPC9BdXRob3I+PFllYXI+MjAxMjwvWWVhcj48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</w:fldData>
        </w:fldChar>
      </w:r>
      <w:r w:rsidR="00E7488B" w:rsidRPr="00C9632C">
        <w:rPr>
          <w:rFonts w:ascii="Times New Roman" w:hAnsi="Times New Roman" w:cs="Times New Roman"/>
        </w:rPr>
        <w:instrText xml:space="preserve"> ADDIN EN.CITE.DATA </w:instrText>
      </w:r>
      <w:r w:rsidR="00E7488B" w:rsidRPr="00C9632C">
        <w:rPr>
          <w:rFonts w:ascii="Times New Roman" w:hAnsi="Times New Roman" w:cs="Times New Roman"/>
        </w:rPr>
      </w:r>
      <w:r w:rsidR="00E7488B" w:rsidRPr="00C9632C">
        <w:rPr>
          <w:rFonts w:ascii="Times New Roman" w:hAnsi="Times New Roman" w:cs="Times New Roman"/>
        </w:rPr>
        <w:fldChar w:fldCharType="end"/>
      </w:r>
      <w:r w:rsidR="00E7488B" w:rsidRPr="00C9632C">
        <w:rPr>
          <w:rFonts w:ascii="Times New Roman" w:hAnsi="Times New Roman" w:cs="Times New Roman"/>
        </w:rPr>
      </w:r>
      <w:r w:rsidR="00E7488B" w:rsidRPr="00C9632C">
        <w:rPr>
          <w:rFonts w:ascii="Times New Roman" w:hAnsi="Times New Roman" w:cs="Times New Roman"/>
        </w:rPr>
        <w:fldChar w:fldCharType="separate"/>
      </w:r>
      <w:r w:rsidR="00CB598E" w:rsidRPr="00C9632C">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{"citationID":"kZNoG11i","properties":{"formattedCitation":"[9]","plainCitation":"[9]"},"citationItems":[{"id":1509,"uris":["http://zotero.org/groups/54759/items/RKT5S4K3"],"uri":["http://zotero.org/groups/54759/items/RKT5S4K3"]}]} </w:instrText>
      </w:r>
      <w:r w:rsidR="00CB598E" w:rsidRPr="00C9632C">
        <w:rPr>
          <w:rFonts w:ascii="Times New Roman" w:hAnsi="Times New Roman" w:cs="Times New Roman"/>
          <w:noProof/>
        </w:rPr>
        <w:fldChar w:fldCharType="separate"/>
      </w:r>
      <w:r w:rsidR="00F05DFA">
        <w:rPr>
          <w:rFonts w:ascii="Times New Roman" w:hAnsi="Times New Roman" w:cs="Times New Roman"/>
          <w:noProof/>
        </w:rPr>
        <w:t>[9]</w:t>
      </w:r>
      <w:r w:rsidR="00CB598E" w:rsidRPr="00C9632C">
        <w:rPr>
          <w:rFonts w:ascii="Times New Roman" w:hAnsi="Times New Roman" w:cs="Times New Roman"/>
          <w:noProof/>
        </w:rPr>
        <w:fldChar w:fldCharType="end"/>
      </w:r>
      <w:r w:rsidR="00E7488B" w:rsidRPr="00C9632C">
        <w:rPr>
          <w:rFonts w:ascii="Times New Roman" w:hAnsi="Times New Roman" w:cs="Times New Roman"/>
        </w:rPr>
        <w:fldChar w:fldCharType="end"/>
      </w:r>
      <w:r w:rsidR="00E33A4E" w:rsidRPr="00C9632C">
        <w:rPr>
          <w:rFonts w:ascii="Times New Roman" w:hAnsi="Times New Roman" w:cs="Times New Roman"/>
        </w:rPr>
        <w:t>.</w:t>
      </w:r>
      <w:r w:rsidR="00E33A4E">
        <w:rPr>
          <w:rFonts w:ascii="Times New Roman" w:hAnsi="Times New Roman" w:cs="Times New Roman"/>
        </w:rPr>
        <w:t xml:space="preserve"> </w:t>
      </w:r>
    </w:p>
    <w:p w14:paraId="0C08405C" w14:textId="034A3A1C" w:rsidR="006365E3" w:rsidRPr="00C9220C" w:rsidRDefault="00CA4976" w:rsidP="00413D42">
      <w:pPr>
        <w:ind w:firstLine="720"/>
        <w:rPr>
          <w:rFonts w:ascii="Times New Roman" w:hAnsi="Times New Roman" w:cs="Times New Roman"/>
        </w:rPr>
      </w:pPr>
      <w:r w:rsidRPr="00C9220C">
        <w:rPr>
          <w:rFonts w:ascii="Times New Roman" w:hAnsi="Times New Roman" w:cs="Times New Roman"/>
        </w:rPr>
        <w:t>Many</w:t>
      </w:r>
      <w:r w:rsidR="006365E3" w:rsidRPr="00C9220C">
        <w:rPr>
          <w:rFonts w:ascii="Times New Roman" w:hAnsi="Times New Roman" w:cs="Times New Roman"/>
        </w:rPr>
        <w:t xml:space="preserve"> </w:t>
      </w:r>
      <w:r w:rsidR="004A7DAA" w:rsidRPr="00C9220C">
        <w:rPr>
          <w:rFonts w:ascii="Times New Roman" w:hAnsi="Times New Roman" w:cs="Times New Roman"/>
        </w:rPr>
        <w:t xml:space="preserve">updates </w:t>
      </w:r>
      <w:r w:rsidR="00DD1FB3" w:rsidRPr="00C9220C">
        <w:rPr>
          <w:rFonts w:ascii="Times New Roman" w:hAnsi="Times New Roman" w:cs="Times New Roman"/>
        </w:rPr>
        <w:t xml:space="preserve">have been </w:t>
      </w:r>
      <w:r w:rsidR="006365E3" w:rsidRPr="00C9220C">
        <w:rPr>
          <w:rFonts w:ascii="Times New Roman" w:hAnsi="Times New Roman" w:cs="Times New Roman"/>
        </w:rPr>
        <w:t>made since</w:t>
      </w:r>
      <w:r w:rsidR="00C367E5" w:rsidRPr="00C9220C">
        <w:rPr>
          <w:rFonts w:ascii="Times New Roman" w:hAnsi="Times New Roman" w:cs="Times New Roman"/>
        </w:rPr>
        <w:t xml:space="preserve"> 2013,</w:t>
      </w:r>
      <w:r w:rsidR="006365E3" w:rsidRPr="00C9220C">
        <w:rPr>
          <w:rFonts w:ascii="Times New Roman" w:hAnsi="Times New Roman" w:cs="Times New Roman"/>
        </w:rPr>
        <w:t xml:space="preserve"> the</w:t>
      </w:r>
      <w:r w:rsidR="00C367E5" w:rsidRPr="00C9220C">
        <w:rPr>
          <w:rFonts w:ascii="Times New Roman" w:hAnsi="Times New Roman" w:cs="Times New Roman"/>
        </w:rPr>
        <w:t xml:space="preserve"> year of the</w:t>
      </w:r>
      <w:r w:rsidR="006365E3" w:rsidRPr="00C9220C">
        <w:rPr>
          <w:rFonts w:ascii="Times New Roman" w:hAnsi="Times New Roman" w:cs="Times New Roman"/>
        </w:rPr>
        <w:t xml:space="preserve"> last published assessment </w:t>
      </w:r>
      <w:r w:rsidR="00E7488B" w:rsidRPr="00C9632C">
        <w:rPr>
          <w:rFonts w:ascii="Times New Roman" w:hAnsi="Times New Roman" w:cs="Times New Roman"/>
        </w:rPr>
        <w:fldChar w:fldCharType="begin"/>
      </w:r>
      <w:r w:rsidR="00E7488B" w:rsidRPr="00C9632C">
        <w:rPr>
          <w:rFonts w:ascii="Times New Roman" w:hAnsi="Times New Roman" w:cs="Times New Roman"/>
        </w:rPr>
        <w:instrText xml:space="preserve"> ADDIN EN.CITE &lt;EndNote&gt;&lt;Cite&gt;&lt;Author&gt;Halpern&lt;/Author&gt;&lt;Year&gt;2015&lt;/Year&gt;&lt;RecNum&gt;1154&lt;/RecNum&gt;&lt;DisplayText&gt;(Halpern et al., 2015)&lt;/DisplayText&gt;&lt;record&gt;&lt;rec-number&gt;1154&lt;/rec-number&gt;&lt;foreign-keys&gt;&lt;key app="EN" db-id="5rtv5sevbz52wueswtrvxvwytpfzvr9xextz"&gt;1154&lt;/key&gt;&lt;/foreign-keys&gt;&lt;ref-type name="Journal Article"&gt;17&lt;/ref-type&gt;&lt;contributors&gt;&lt;authors&gt;&lt;author&gt;Halpern, B. S.&lt;/author&gt;&lt;author&gt;Longo, C.&lt;/author&gt;&lt;author&gt;Lowndes, J.S.&lt;/author&gt;&lt;author&gt;Best, B. D.&lt;/author&gt;&lt;author&gt;Frazier, M.&lt;/author&gt;&lt;author&gt;Katona, S. K.&lt;/author&gt;&lt;author&gt;Kleisner, K.M.&lt;/author&gt;&lt;author&gt;Rosenberg, A.A.&lt;/author&gt;&lt;author&gt;Scarborough, C.&lt;/author&gt;&lt;author&gt;Selig, E.R.&lt;/author&gt;&lt;/authors&gt;&lt;/contributors&gt;&lt;titles&gt;&lt;title&gt;Patterns and emerging trends in global ocean health&lt;/title&gt;&lt;secondary-title&gt;Plos One&lt;/secondary-title&gt;&lt;/titles&gt;&lt;periodical&gt;&lt;full-title&gt;Plos One&lt;/full-title&gt;&lt;/periodical&gt;&lt;volume&gt;DOI:10.1371/journal.pone.0117863&lt;/volume&gt;&lt;dates&gt;&lt;year&gt;2015&lt;/year&gt;&lt;/dates&gt;&lt;urls&gt;&lt;/urls&gt;&lt;/record&gt;&lt;/Cite&gt;&lt;/EndNote&gt;</w:instrText>
      </w:r>
      <w:r w:rsidR="00E7488B" w:rsidRPr="00C9632C">
        <w:rPr>
          <w:rFonts w:ascii="Times New Roman" w:hAnsi="Times New Roman" w:cs="Times New Roman"/>
        </w:rPr>
        <w:fldChar w:fldCharType="end"/>
      </w:r>
      <w:r w:rsidR="006D59BB" w:rsidRPr="00C9632C">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{"citationID":"Eil0jsa6","properties":{"formattedCitation":"[11]","plainCitation":"[11]"},"citationItems":[{"id":1503,"uris":["http://zotero.org/groups/54759/items/6792DN8C"],"uri":["http://zotero.org/groups/54759/items/6792DN8C"]}]} </w:instrText>
      </w:r>
      <w:r w:rsidR="006D59BB" w:rsidRPr="00C9632C">
        <w:rPr>
          <w:rFonts w:ascii="Times New Roman" w:hAnsi="Times New Roman" w:cs="Times New Roman"/>
          <w:noProof/>
        </w:rPr>
        <w:fldChar w:fldCharType="separate"/>
      </w:r>
      <w:r w:rsidR="00F05DFA">
        <w:rPr>
          <w:rFonts w:ascii="Times New Roman" w:hAnsi="Times New Roman" w:cs="Times New Roman"/>
          <w:noProof/>
        </w:rPr>
        <w:t>[11]</w:t>
      </w:r>
      <w:r w:rsidR="006D59BB" w:rsidRPr="00C9632C">
        <w:rPr>
          <w:rFonts w:ascii="Times New Roman" w:hAnsi="Times New Roman" w:cs="Times New Roman"/>
          <w:noProof/>
        </w:rPr>
        <w:fldChar w:fldCharType="end"/>
      </w:r>
      <w:r w:rsidR="00C367E5" w:rsidRPr="00C9632C">
        <w:rPr>
          <w:rFonts w:ascii="Times New Roman" w:hAnsi="Times New Roman" w:cs="Times New Roman"/>
        </w:rPr>
        <w:t>,</w:t>
      </w:r>
      <w:r w:rsidRPr="00C9220C">
        <w:rPr>
          <w:rFonts w:ascii="Times New Roman" w:hAnsi="Times New Roman" w:cs="Times New Roman"/>
        </w:rPr>
        <w:t xml:space="preserve"> </w:t>
      </w:r>
      <w:r w:rsidR="00DD1FB3" w:rsidRPr="00C9220C">
        <w:rPr>
          <w:rFonts w:ascii="Times New Roman" w:hAnsi="Times New Roman" w:cs="Times New Roman"/>
        </w:rPr>
        <w:t xml:space="preserve">incorporating </w:t>
      </w:r>
      <w:r w:rsidR="006365E3" w:rsidRPr="00C9220C">
        <w:rPr>
          <w:rFonts w:ascii="Times New Roman" w:hAnsi="Times New Roman" w:cs="Times New Roman"/>
        </w:rPr>
        <w:t>data and science that</w:t>
      </w:r>
      <w:r w:rsidR="00C367E5" w:rsidRPr="00C9220C">
        <w:rPr>
          <w:rFonts w:ascii="Times New Roman" w:hAnsi="Times New Roman" w:cs="Times New Roman"/>
        </w:rPr>
        <w:t xml:space="preserve"> subsequently</w:t>
      </w:r>
      <w:r w:rsidR="006365E3" w:rsidRPr="00C9220C">
        <w:rPr>
          <w:rFonts w:ascii="Times New Roman" w:hAnsi="Times New Roman" w:cs="Times New Roman"/>
        </w:rPr>
        <w:t xml:space="preserve"> bec</w:t>
      </w:r>
      <w:r w:rsidR="00DD1FB3" w:rsidRPr="00C9220C">
        <w:rPr>
          <w:rFonts w:ascii="Times New Roman" w:hAnsi="Times New Roman" w:cs="Times New Roman"/>
        </w:rPr>
        <w:t>a</w:t>
      </w:r>
      <w:r w:rsidR="006365E3" w:rsidRPr="00C9220C">
        <w:rPr>
          <w:rFonts w:ascii="Times New Roman" w:hAnsi="Times New Roman" w:cs="Times New Roman"/>
        </w:rPr>
        <w:t>me available.</w:t>
      </w:r>
      <w:r w:rsidR="00C948E4" w:rsidRPr="00C9220C">
        <w:rPr>
          <w:rFonts w:ascii="Times New Roman" w:hAnsi="Times New Roman" w:cs="Times New Roman"/>
        </w:rPr>
        <w:t xml:space="preserve"> </w:t>
      </w:r>
      <w:r w:rsidR="00C948E4" w:rsidRPr="00C9220C" w:rsidDel="00E348F2">
        <w:rPr>
          <w:rFonts w:ascii="Times New Roman" w:hAnsi="Times New Roman" w:cs="Times New Roman"/>
        </w:rPr>
        <w:t>These changes are summarized in Tables 1 and 2</w:t>
      </w:r>
      <w:r w:rsidR="004A289C">
        <w:rPr>
          <w:rFonts w:ascii="Times New Roman" w:hAnsi="Times New Roman" w:cs="Times New Roman"/>
        </w:rPr>
        <w:t xml:space="preserve"> and</w:t>
      </w:r>
      <w:r w:rsidR="00E33A4E">
        <w:rPr>
          <w:rFonts w:ascii="Times New Roman" w:hAnsi="Times New Roman" w:cs="Times New Roman"/>
        </w:rPr>
        <w:t xml:space="preserve"> described below</w:t>
      </w:r>
      <w:r w:rsidR="00C948E4" w:rsidRPr="00C9220C" w:rsidDel="00E348F2">
        <w:rPr>
          <w:rFonts w:ascii="Times New Roman" w:hAnsi="Times New Roman" w:cs="Times New Roman"/>
        </w:rPr>
        <w:t xml:space="preserve">. </w:t>
      </w:r>
      <w:r w:rsidR="008448C2" w:rsidRPr="00C9220C">
        <w:rPr>
          <w:rFonts w:ascii="Times New Roman" w:hAnsi="Times New Roman" w:cs="Times New Roman"/>
        </w:rPr>
        <w:t xml:space="preserve">All goals were updated with improved data and/or methods, except </w:t>
      </w:r>
      <w:r w:rsidR="00C367E5" w:rsidRPr="00C9220C">
        <w:rPr>
          <w:rFonts w:ascii="Times New Roman" w:hAnsi="Times New Roman" w:cs="Times New Roman"/>
        </w:rPr>
        <w:t>c</w:t>
      </w:r>
      <w:r w:rsidR="008448C2" w:rsidRPr="00C9220C">
        <w:rPr>
          <w:rFonts w:ascii="Times New Roman" w:hAnsi="Times New Roman" w:cs="Times New Roman"/>
        </w:rPr>
        <w:t xml:space="preserve">oastal livelihoods </w:t>
      </w:r>
      <w:r w:rsidR="002C0C3E" w:rsidRPr="00C9220C">
        <w:rPr>
          <w:rFonts w:ascii="Times New Roman" w:hAnsi="Times New Roman" w:cs="Times New Roman"/>
        </w:rPr>
        <w:t xml:space="preserve">&amp; </w:t>
      </w:r>
      <w:r w:rsidR="008448C2" w:rsidRPr="00C9220C">
        <w:rPr>
          <w:rFonts w:ascii="Times New Roman" w:hAnsi="Times New Roman" w:cs="Times New Roman"/>
        </w:rPr>
        <w:t>economies due to termination of key data sets (addressed below in the Discussion).</w:t>
      </w:r>
      <w:r w:rsidR="002C7A79" w:rsidRPr="00C9220C">
        <w:rPr>
          <w:rFonts w:ascii="Times New Roman" w:hAnsi="Times New Roman" w:cs="Times New Roman"/>
        </w:rPr>
        <w:t xml:space="preserve"> All analyses were done using R </w:t>
      </w:r>
      <w:r w:rsidR="006D59BB" w:rsidRPr="00C9632C">
        <w:rPr>
          <w:rFonts w:ascii="Times New Roman" w:hAnsi="Times New Roman" w:cs="Times New Roman"/>
        </w:rPr>
        <w:fldChar w:fldCharType="begin"/>
      </w:r>
      <w:r w:rsidR="00F05DFA">
        <w:rPr>
          <w:rFonts w:ascii="Times New Roman" w:hAnsi="Times New Roman" w:cs="Times New Roman"/>
        </w:rPr>
        <w:instrText xml:space="preserve"> ADDIN ZOTERO_ITEM {"citationID":"2a9bv1qhto","properties":{"formattedCitation":"[12]","plainCitation":"[12]"},"citationItems":[{"id":1893,"uris":["http://zotero.org/groups/54759/items/SF4JBNPC"],"uri":["http://zotero.org/groups/54759/items/SF4JBNPC"]}]} </w:instrText>
      </w:r>
      <w:r w:rsidR="006D59BB" w:rsidRPr="00C9632C">
        <w:rPr>
          <w:rFonts w:ascii="Times New Roman" w:hAnsi="Times New Roman" w:cs="Times New Roman"/>
        </w:rPr>
        <w:fldChar w:fldCharType="separate"/>
      </w:r>
      <w:r w:rsidR="00F05DFA">
        <w:rPr>
          <w:rFonts w:ascii="Times New Roman" w:hAnsi="Times New Roman" w:cs="Times New Roman"/>
          <w:noProof/>
        </w:rPr>
        <w:t>[12]</w:t>
      </w:r>
      <w:r w:rsidR="006D59BB" w:rsidRPr="00C9632C">
        <w:rPr>
          <w:rFonts w:ascii="Times New Roman" w:hAnsi="Times New Roman" w:cs="Times New Roman"/>
        </w:rPr>
        <w:fldChar w:fldCharType="end"/>
      </w:r>
      <w:r w:rsidR="002C7A79" w:rsidRPr="00C9220C">
        <w:rPr>
          <w:rFonts w:ascii="Times New Roman" w:hAnsi="Times New Roman" w:cs="Times New Roman"/>
        </w:rPr>
        <w:t>.</w:t>
      </w:r>
    </w:p>
    <w:p w14:paraId="07D87567" w14:textId="77777777" w:rsidR="004129BE" w:rsidRPr="00C9220C" w:rsidRDefault="004129BE" w:rsidP="00AB1423">
      <w:pPr>
        <w:rPr>
          <w:rFonts w:ascii="Times New Roman" w:hAnsi="Times New Roman" w:cs="Times New Roman"/>
        </w:rPr>
      </w:pPr>
    </w:p>
    <w:p w14:paraId="161C9549" w14:textId="1889A3FF" w:rsidR="004129BE" w:rsidRPr="007D49AE" w:rsidRDefault="004129BE" w:rsidP="00E26324">
      <w:pPr>
        <w:outlineLvl w:val="0"/>
        <w:rPr>
          <w:rFonts w:ascii="Times New Roman" w:hAnsi="Times New Roman" w:cs="Times New Roman"/>
          <w:b/>
          <w:sz w:val="32"/>
          <w:szCs w:val="32"/>
          <w:rPrChange w:id="73" w:author="Melanie Frazier" w:date="2017-05-15T11:27:00Z">
            <w:rPr>
              <w:rFonts w:ascii="Times New Roman" w:hAnsi="Times New Roman" w:cs="Times New Roman"/>
              <w:i/>
            </w:rPr>
          </w:rPrChange>
        </w:rPr>
      </w:pPr>
      <w:r w:rsidRPr="007D49AE">
        <w:rPr>
          <w:rFonts w:ascii="Times New Roman" w:hAnsi="Times New Roman" w:cs="Times New Roman"/>
          <w:b/>
          <w:sz w:val="32"/>
          <w:szCs w:val="32"/>
          <w:rPrChange w:id="74" w:author="Melanie Frazier" w:date="2017-05-15T11:27:00Z">
            <w:rPr>
              <w:rFonts w:ascii="Times New Roman" w:hAnsi="Times New Roman" w:cs="Times New Roman"/>
              <w:i/>
            </w:rPr>
          </w:rPrChange>
        </w:rPr>
        <w:t>Changes to goal status calculations</w:t>
      </w:r>
    </w:p>
    <w:p w14:paraId="53B1FE09" w14:textId="77777777" w:rsidR="007D49AE" w:rsidRDefault="007D49AE" w:rsidP="00AB1423">
      <w:pPr>
        <w:rPr>
          <w:ins w:id="75" w:author="Melanie Frazier" w:date="2017-05-15T11:27:00Z"/>
          <w:rFonts w:ascii="Times New Roman" w:hAnsi="Times New Roman" w:cs="Times New Roman"/>
        </w:rPr>
      </w:pPr>
    </w:p>
    <w:p w14:paraId="6197D314" w14:textId="31CD0FD7" w:rsidR="004129BE" w:rsidRPr="000B7C69" w:rsidRDefault="00AB571E" w:rsidP="00AB1423">
      <w:pPr>
        <w:rPr>
          <w:rFonts w:ascii="Times New Roman" w:hAnsi="Times New Roman" w:cs="Times New Roman"/>
        </w:rPr>
      </w:pPr>
      <w:r w:rsidRPr="00C9220C">
        <w:rPr>
          <w:rFonts w:ascii="Times New Roman" w:hAnsi="Times New Roman" w:cs="Times New Roman"/>
        </w:rPr>
        <w:tab/>
      </w:r>
      <w:r w:rsidR="00FE6B8D" w:rsidRPr="00C9220C">
        <w:rPr>
          <w:rFonts w:ascii="Times New Roman" w:hAnsi="Times New Roman" w:cs="Times New Roman"/>
        </w:rPr>
        <w:t xml:space="preserve">Each year’s OHI </w:t>
      </w:r>
      <w:r w:rsidR="0058089C" w:rsidRPr="00C9220C">
        <w:rPr>
          <w:rFonts w:ascii="Times New Roman" w:hAnsi="Times New Roman" w:cs="Times New Roman"/>
        </w:rPr>
        <w:t>assessment</w:t>
      </w:r>
      <w:r w:rsidRPr="00C9220C">
        <w:rPr>
          <w:rFonts w:ascii="Times New Roman" w:hAnsi="Times New Roman" w:cs="Times New Roman"/>
        </w:rPr>
        <w:t xml:space="preserve"> inclu</w:t>
      </w:r>
      <w:r w:rsidR="0058089C" w:rsidRPr="00C9220C">
        <w:rPr>
          <w:rFonts w:ascii="Times New Roman" w:hAnsi="Times New Roman" w:cs="Times New Roman"/>
        </w:rPr>
        <w:t>de</w:t>
      </w:r>
      <w:r w:rsidR="00FE6B8D" w:rsidRPr="00C9220C">
        <w:rPr>
          <w:rFonts w:ascii="Times New Roman" w:hAnsi="Times New Roman" w:cs="Times New Roman"/>
        </w:rPr>
        <w:t>s</w:t>
      </w:r>
      <w:r w:rsidRPr="00C9220C">
        <w:rPr>
          <w:rFonts w:ascii="Times New Roman" w:hAnsi="Times New Roman" w:cs="Times New Roman"/>
        </w:rPr>
        <w:t xml:space="preserve"> </w:t>
      </w:r>
      <w:r w:rsidR="00FE6B8D" w:rsidRPr="00C9220C">
        <w:rPr>
          <w:rFonts w:ascii="Times New Roman" w:hAnsi="Times New Roman" w:cs="Times New Roman"/>
        </w:rPr>
        <w:t xml:space="preserve">any </w:t>
      </w:r>
      <w:r w:rsidRPr="00C9220C">
        <w:rPr>
          <w:rFonts w:ascii="Times New Roman" w:hAnsi="Times New Roman" w:cs="Times New Roman"/>
        </w:rPr>
        <w:t>additional years of data</w:t>
      </w:r>
      <w:r w:rsidR="00FE6B8D" w:rsidRPr="00C9220C">
        <w:rPr>
          <w:rFonts w:ascii="Times New Roman" w:hAnsi="Times New Roman" w:cs="Times New Roman"/>
        </w:rPr>
        <w:t xml:space="preserve">, typically available for </w:t>
      </w:r>
      <w:r w:rsidR="00B02961" w:rsidRPr="00C9220C">
        <w:rPr>
          <w:rFonts w:ascii="Times New Roman" w:hAnsi="Times New Roman" w:cs="Times New Roman"/>
        </w:rPr>
        <w:t>many</w:t>
      </w:r>
      <w:r w:rsidR="00FE6B8D" w:rsidRPr="00C9220C">
        <w:rPr>
          <w:rFonts w:ascii="Times New Roman" w:hAnsi="Times New Roman" w:cs="Times New Roman"/>
        </w:rPr>
        <w:t xml:space="preserve"> but not all goals (</w:t>
      </w:r>
      <w:del w:id="76" w:author="Melanie Frazier" w:date="2017-05-15T09:44:00Z">
        <w:r w:rsidR="00E33A4E" w:rsidDel="006E5E0F">
          <w:rPr>
            <w:rFonts w:ascii="Times New Roman" w:hAnsi="Times New Roman" w:cs="Times New Roman"/>
          </w:rPr>
          <w:delText>Tables 6.1, 6.2</w:delText>
        </w:r>
      </w:del>
      <w:ins w:id="77" w:author="Melanie Frazier" w:date="2017-05-15T09:44:00Z">
        <w:r w:rsidR="006E5E0F">
          <w:rPr>
            <w:rFonts w:ascii="Times New Roman" w:hAnsi="Times New Roman" w:cs="Times New Roman"/>
          </w:rPr>
          <w:t>Description of data layers section</w:t>
        </w:r>
      </w:ins>
      <w:r w:rsidR="00B02961" w:rsidRPr="00C9220C">
        <w:rPr>
          <w:rFonts w:ascii="Times New Roman" w:hAnsi="Times New Roman" w:cs="Times New Roman"/>
        </w:rPr>
        <w:t xml:space="preserve"> in S2 </w:t>
      </w:r>
      <w:del w:id="78" w:author="Melanie Frazier" w:date="2017-05-15T10:39:00Z">
        <w:r w:rsidR="00B02961" w:rsidRPr="00C9220C" w:rsidDel="007515E4">
          <w:rPr>
            <w:rFonts w:ascii="Times New Roman" w:hAnsi="Times New Roman" w:cs="Times New Roman"/>
          </w:rPr>
          <w:delText>Methods</w:delText>
        </w:r>
      </w:del>
      <w:ins w:id="79" w:author="Melanie Frazier" w:date="2017-05-15T10:39:00Z">
        <w:r w:rsidR="007515E4">
          <w:rPr>
            <w:rFonts w:ascii="Times New Roman" w:hAnsi="Times New Roman" w:cs="Times New Roman"/>
          </w:rPr>
          <w:t>File</w:t>
        </w:r>
      </w:ins>
      <w:r w:rsidR="00FE6B8D" w:rsidRPr="00C9220C">
        <w:rPr>
          <w:rFonts w:ascii="Times New Roman" w:hAnsi="Times New Roman" w:cs="Times New Roman"/>
        </w:rPr>
        <w:t>).</w:t>
      </w:r>
      <w:r w:rsidR="0058089C" w:rsidRPr="00C9220C">
        <w:rPr>
          <w:rFonts w:ascii="Times New Roman" w:hAnsi="Times New Roman" w:cs="Times New Roman"/>
        </w:rPr>
        <w:t xml:space="preserve"> A</w:t>
      </w:r>
      <w:r w:rsidRPr="00C9220C">
        <w:rPr>
          <w:rFonts w:ascii="Times New Roman" w:hAnsi="Times New Roman" w:cs="Times New Roman"/>
        </w:rPr>
        <w:t>dditional</w:t>
      </w:r>
      <w:r w:rsidR="00E348F2" w:rsidRPr="00C9220C">
        <w:rPr>
          <w:rFonts w:ascii="Times New Roman" w:hAnsi="Times New Roman" w:cs="Times New Roman"/>
        </w:rPr>
        <w:t>ly,</w:t>
      </w:r>
      <w:r w:rsidRPr="00C9220C">
        <w:rPr>
          <w:rFonts w:ascii="Times New Roman" w:hAnsi="Times New Roman" w:cs="Times New Roman"/>
        </w:rPr>
        <w:t xml:space="preserve"> higher-quality data</w:t>
      </w:r>
      <w:r w:rsidR="002A4A7F" w:rsidRPr="00C9220C">
        <w:rPr>
          <w:rFonts w:ascii="Times New Roman" w:hAnsi="Times New Roman" w:cs="Times New Roman"/>
        </w:rPr>
        <w:t xml:space="preserve"> and</w:t>
      </w:r>
      <w:r w:rsidR="00C367E5" w:rsidRPr="00C9220C">
        <w:rPr>
          <w:rFonts w:ascii="Times New Roman" w:hAnsi="Times New Roman" w:cs="Times New Roman"/>
        </w:rPr>
        <w:t>,</w:t>
      </w:r>
      <w:r w:rsidR="002A4A7F" w:rsidRPr="00C9220C">
        <w:rPr>
          <w:rFonts w:ascii="Times New Roman" w:hAnsi="Times New Roman" w:cs="Times New Roman"/>
        </w:rPr>
        <w:t xml:space="preserve"> occasionally</w:t>
      </w:r>
      <w:r w:rsidR="00C367E5" w:rsidRPr="00C9220C">
        <w:rPr>
          <w:rFonts w:ascii="Times New Roman" w:hAnsi="Times New Roman" w:cs="Times New Roman"/>
        </w:rPr>
        <w:t>,</w:t>
      </w:r>
      <w:r w:rsidR="002A4A7F" w:rsidRPr="00C9220C">
        <w:rPr>
          <w:rFonts w:ascii="Times New Roman" w:hAnsi="Times New Roman" w:cs="Times New Roman"/>
        </w:rPr>
        <w:t xml:space="preserve"> improved methods</w:t>
      </w:r>
      <w:r w:rsidRPr="00C9220C">
        <w:rPr>
          <w:rFonts w:ascii="Times New Roman" w:hAnsi="Times New Roman" w:cs="Times New Roman"/>
        </w:rPr>
        <w:t xml:space="preserve"> </w:t>
      </w:r>
      <w:r w:rsidR="00FE6B8D" w:rsidRPr="00C9220C">
        <w:rPr>
          <w:rFonts w:ascii="Times New Roman" w:hAnsi="Times New Roman" w:cs="Times New Roman"/>
        </w:rPr>
        <w:t xml:space="preserve">for specific goals </w:t>
      </w:r>
      <w:r w:rsidR="00DD1FB3" w:rsidRPr="00C9220C">
        <w:rPr>
          <w:rFonts w:ascii="Times New Roman" w:hAnsi="Times New Roman" w:cs="Times New Roman"/>
        </w:rPr>
        <w:t>were</w:t>
      </w:r>
      <w:r w:rsidR="00DD1FB3">
        <w:rPr>
          <w:rFonts w:ascii="Times New Roman" w:hAnsi="Times New Roman" w:cs="Times New Roman"/>
        </w:rPr>
        <w:t xml:space="preserve"> </w:t>
      </w:r>
      <w:r w:rsidR="002A4A7F" w:rsidRPr="000B7C69">
        <w:rPr>
          <w:rFonts w:ascii="Times New Roman" w:hAnsi="Times New Roman" w:cs="Times New Roman"/>
        </w:rPr>
        <w:t>included</w:t>
      </w:r>
      <w:r w:rsidR="00DD1FB3">
        <w:rPr>
          <w:rFonts w:ascii="Times New Roman" w:hAnsi="Times New Roman" w:cs="Times New Roman"/>
        </w:rPr>
        <w:t xml:space="preserve"> where possible</w:t>
      </w:r>
      <w:r w:rsidR="00413D42">
        <w:rPr>
          <w:rFonts w:ascii="Times New Roman" w:hAnsi="Times New Roman" w:cs="Times New Roman"/>
        </w:rPr>
        <w:t>. Such changes were made</w:t>
      </w:r>
      <w:r w:rsidRPr="000B7C69">
        <w:rPr>
          <w:rFonts w:ascii="Times New Roman" w:hAnsi="Times New Roman" w:cs="Times New Roman"/>
        </w:rPr>
        <w:t xml:space="preserve"> for the following</w:t>
      </w:r>
      <w:r w:rsidR="00E348F2">
        <w:rPr>
          <w:rFonts w:ascii="Times New Roman" w:hAnsi="Times New Roman" w:cs="Times New Roman"/>
        </w:rPr>
        <w:t xml:space="preserve"> goals.</w:t>
      </w:r>
      <w:r w:rsidR="00E348F2" w:rsidRPr="00E348F2">
        <w:rPr>
          <w:rFonts w:ascii="Times New Roman" w:hAnsi="Times New Roman" w:cs="Times New Roman"/>
        </w:rPr>
        <w:t xml:space="preserve"> </w:t>
      </w:r>
    </w:p>
    <w:p w14:paraId="7F89F59A" w14:textId="77777777" w:rsidR="00AB571E" w:rsidRPr="000B7C69" w:rsidRDefault="00AB571E" w:rsidP="00AB1423">
      <w:pPr>
        <w:rPr>
          <w:rFonts w:ascii="Times New Roman" w:hAnsi="Times New Roman" w:cs="Times New Roman"/>
        </w:rPr>
      </w:pPr>
    </w:p>
    <w:p w14:paraId="46E3432D" w14:textId="77777777" w:rsidR="007D49AE" w:rsidRPr="007D49AE" w:rsidRDefault="00AB571E" w:rsidP="0080610F">
      <w:pPr>
        <w:rPr>
          <w:ins w:id="80" w:author="Melanie Frazier" w:date="2017-05-15T11:27:00Z"/>
          <w:rFonts w:ascii="Times New Roman" w:hAnsi="Times New Roman" w:cs="Times New Roman"/>
          <w:b/>
          <w:sz w:val="28"/>
          <w:szCs w:val="28"/>
          <w:rPrChange w:id="81" w:author="Melanie Frazier" w:date="2017-05-15T11:27:00Z">
            <w:rPr>
              <w:ins w:id="82" w:author="Melanie Frazier" w:date="2017-05-15T11:27:00Z"/>
              <w:rFonts w:ascii="Times New Roman" w:hAnsi="Times New Roman" w:cs="Times New Roman"/>
            </w:rPr>
          </w:rPrChange>
        </w:rPr>
      </w:pPr>
      <w:r w:rsidRPr="007D49AE">
        <w:rPr>
          <w:rFonts w:ascii="Times New Roman" w:hAnsi="Times New Roman" w:cs="Times New Roman"/>
          <w:b/>
          <w:sz w:val="28"/>
          <w:szCs w:val="28"/>
          <w:rPrChange w:id="83" w:author="Melanie Frazier" w:date="2017-05-15T11:27:00Z">
            <w:rPr>
              <w:rFonts w:ascii="Times New Roman" w:hAnsi="Times New Roman" w:cs="Times New Roman"/>
              <w:u w:val="single"/>
            </w:rPr>
          </w:rPrChange>
        </w:rPr>
        <w:t>Food provision, fisheries</w:t>
      </w:r>
    </w:p>
    <w:p w14:paraId="4AA85394" w14:textId="77777777" w:rsidR="007D49AE" w:rsidRDefault="007D49AE" w:rsidP="0080610F">
      <w:pPr>
        <w:rPr>
          <w:ins w:id="84" w:author="Melanie Frazier" w:date="2017-05-15T11:27:00Z"/>
          <w:rFonts w:ascii="Times New Roman" w:hAnsi="Times New Roman" w:cs="Times New Roman"/>
        </w:rPr>
      </w:pPr>
    </w:p>
    <w:p w14:paraId="21D00F77" w14:textId="17950332" w:rsidR="0004215E" w:rsidRDefault="00AB571E" w:rsidP="007D49AE">
      <w:pPr>
        <w:ind w:firstLine="720"/>
        <w:rPr>
          <w:rFonts w:ascii="Times New Roman" w:hAnsi="Times New Roman" w:cs="Times New Roman"/>
        </w:rPr>
        <w:pPrChange w:id="85" w:author="Melanie Frazier" w:date="2017-05-15T11:27:00Z">
          <w:pPr/>
        </w:pPrChange>
      </w:pPr>
      <w:del w:id="86" w:author="Melanie Frazier" w:date="2017-05-15T11:27:00Z">
        <w:r w:rsidRPr="000B7C69" w:rsidDel="007D49AE">
          <w:rPr>
            <w:rFonts w:ascii="Times New Roman" w:hAnsi="Times New Roman" w:cs="Times New Roman"/>
          </w:rPr>
          <w:delText xml:space="preserve">: </w:delText>
        </w:r>
      </w:del>
      <w:r w:rsidR="0080610F">
        <w:rPr>
          <w:rFonts w:ascii="Times New Roman" w:hAnsi="Times New Roman" w:cs="Times New Roman"/>
        </w:rPr>
        <w:t xml:space="preserve">Three substantial changes and </w:t>
      </w:r>
      <w:r w:rsidR="00690702">
        <w:rPr>
          <w:rFonts w:ascii="Times New Roman" w:hAnsi="Times New Roman" w:cs="Times New Roman"/>
        </w:rPr>
        <w:t>an additional smaller one</w:t>
      </w:r>
      <w:r w:rsidR="0080610F">
        <w:rPr>
          <w:rFonts w:ascii="Times New Roman" w:hAnsi="Times New Roman" w:cs="Times New Roman"/>
        </w:rPr>
        <w:t xml:space="preserve"> were made to the data and analysis for this subgoal. First, the global catch data used to inform spatial patterns of catch were significantly improved through the catch reconstruction project led by </w:t>
      </w:r>
      <w:r w:rsidR="0080610F" w:rsidRPr="00CA4976">
        <w:rPr>
          <w:rFonts w:ascii="Times New Roman" w:hAnsi="Times New Roman" w:cs="Times New Roman"/>
          <w:i/>
        </w:rPr>
        <w:t>Sea Around Us</w:t>
      </w:r>
      <w:r w:rsidR="0080610F">
        <w:rPr>
          <w:rFonts w:ascii="Times New Roman" w:hAnsi="Times New Roman" w:cs="Times New Roman"/>
        </w:rPr>
        <w:t xml:space="preserve">, </w:t>
      </w:r>
      <w:r w:rsidR="0080610F" w:rsidRPr="0080610F">
        <w:rPr>
          <w:rFonts w:ascii="Times New Roman" w:hAnsi="Times New Roman" w:cs="Times New Roman"/>
        </w:rPr>
        <w:t>providing catch in ton</w:t>
      </w:r>
      <w:r w:rsidR="0004215E">
        <w:rPr>
          <w:rFonts w:ascii="Times New Roman" w:hAnsi="Times New Roman" w:cs="Times New Roman"/>
        </w:rPr>
        <w:t>ne</w:t>
      </w:r>
      <w:r w:rsidR="00E33A4E">
        <w:rPr>
          <w:rFonts w:ascii="Times New Roman" w:hAnsi="Times New Roman" w:cs="Times New Roman"/>
        </w:rPr>
        <w:t>s</w:t>
      </w:r>
      <w:r w:rsidR="0080610F" w:rsidRPr="0080610F">
        <w:rPr>
          <w:rFonts w:ascii="Times New Roman" w:hAnsi="Times New Roman" w:cs="Times New Roman"/>
        </w:rPr>
        <w:t xml:space="preserve"> a</w:t>
      </w:r>
      <w:r w:rsidR="00E33A4E">
        <w:rPr>
          <w:rFonts w:ascii="Times New Roman" w:hAnsi="Times New Roman" w:cs="Times New Roman"/>
        </w:rPr>
        <w:t>t</w:t>
      </w:r>
      <w:r w:rsidR="0080610F" w:rsidRPr="0080610F">
        <w:rPr>
          <w:rFonts w:ascii="Times New Roman" w:hAnsi="Times New Roman" w:cs="Times New Roman"/>
        </w:rPr>
        <w:t xml:space="preserve"> half-degree grid</w:t>
      </w:r>
      <w:r w:rsidR="00E33A4E">
        <w:rPr>
          <w:rFonts w:ascii="Times New Roman" w:hAnsi="Times New Roman" w:cs="Times New Roman"/>
        </w:rPr>
        <w:t xml:space="preserve"> resolution</w:t>
      </w:r>
      <w:r w:rsidR="0080610F" w:rsidRPr="0080610F">
        <w:rPr>
          <w:rFonts w:ascii="Times New Roman" w:hAnsi="Times New Roman" w:cs="Times New Roman"/>
        </w:rPr>
        <w:t xml:space="preserve"> </w:t>
      </w:r>
      <w:r w:rsidR="00E7488B" w:rsidRPr="00C9632C">
        <w:rPr>
          <w:rFonts w:ascii="Times New Roman" w:hAnsi="Times New Roman" w:cs="Times New Roman"/>
        </w:rPr>
        <w:fldChar w:fldCharType="begin"/>
      </w:r>
      <w:r w:rsidR="00E7488B" w:rsidRPr="00C9632C">
        <w:rPr>
          <w:rFonts w:ascii="Times New Roman" w:hAnsi="Times New Roman" w:cs="Times New Roman"/>
        </w:rPr>
        <w:instrText xml:space="preserve"> ADDIN EN.CITE &lt;EndNote&gt;&lt;Cite&gt;&lt;Author&gt;Pauly&lt;/Author&gt;&lt;Year&gt;2016&lt;/Year&gt;&lt;RecNum&gt;1253&lt;/RecNum&gt;&lt;DisplayText&gt;(Pauly and Zeller, 2016)&lt;/DisplayText&gt;&lt;record&gt;&lt;rec-number&gt;1253&lt;/rec-number&gt;&lt;foreign-keys&gt;&lt;key app="EN" db-id="5rtv5sevbz52wueswtrvxvwytpfzvr9xextz"&gt;1253&lt;/key&gt;&lt;/foreign-keys&gt;&lt;ref-type name="Journal Article"&gt;17&lt;/ref-type&gt;&lt;contributors&gt;&lt;authors&gt;&lt;author&gt;Pauly, D.&lt;/author&gt;&lt;author&gt;Zeller, D.&lt;/author&gt;&lt;/authors&gt;&lt;/contributors&gt;&lt;auth-address&gt;[Pauly, Daniel; Zeller, Dirk] Univ British Columbia, Sea Around Us, Global Fisheries Cluster, 2202 Main Mall, Vancouver, BC V6T 1Z4, Canada.&amp;#xD;Pauly, D; Zeller, D (reprint author), Univ British Columbia, Sea Around Us, Global Fisheries Cluster, 2202 Main Mall, Vancouver, BC V6T 1Z4, Canada.&amp;#xD;d.pauly@oceans.ubc.ca; d.zeller@oceans.ubc.ca&lt;/auth-address&gt;&lt;titles&gt;&lt;title&gt;Catch reconstructions reveal that global marine fisheries catches are higher than reported and declining&lt;/title&gt;&lt;secondary-title&gt;Nature Communications&lt;/secondary-title&gt;&lt;alt-title&gt;Nat. Commun.&lt;/alt-title&gt;&lt;/titles&gt;&lt;periodical&gt;&lt;full-title&gt;Nature Communications&lt;/full-title&gt;&lt;/periodical&gt;&lt;volume&gt;7&lt;/volume&gt;&lt;keywords&gt;&lt;keyword&gt;food security&lt;/keyword&gt;&lt;keyword&gt;tell us&lt;/keyword&gt;&lt;keyword&gt;aquaculture&lt;/keyword&gt;&lt;keyword&gt;pacific&lt;/keyword&gt;&lt;keyword&gt;trends&lt;/keyword&gt;&lt;keyword&gt;space&lt;/keyword&gt;&lt;/keywords&gt;&lt;dates&gt;&lt;year&gt;2016&lt;/year&gt;&lt;pub-dates&gt;&lt;date&gt;Jan&lt;/date&gt;&lt;/pub-dates&gt;&lt;/dates&gt;&lt;isbn&gt;2041-1723&lt;/isbn&gt;&lt;accession-num&gt;WOS:000369018800007&lt;/accession-num&gt;&lt;work-type&gt;Article&lt;/work-type&gt;&lt;urls&gt;&lt;related-urls&gt;&lt;url&gt;&amp;lt;Go to ISI&amp;gt;://WOS:000369018800007&lt;/url&gt;&lt;/related-urls&gt;&lt;/urls&gt;&lt;electronic-resource-num&gt;10244&amp;#xD;10.1038/ncomms10244&lt;/electronic-resource-num&gt;&lt;language&gt;English&lt;/language&gt;&lt;/record&gt;&lt;/Cite&gt;&lt;/EndNote&gt;</w:instrText>
      </w:r>
      <w:r w:rsidR="00E7488B" w:rsidRPr="00C9632C">
        <w:rPr>
          <w:rFonts w:ascii="Times New Roman" w:hAnsi="Times New Roman" w:cs="Times New Roman"/>
        </w:rPr>
        <w:fldChar w:fldCharType="separate"/>
      </w:r>
      <w:r w:rsidR="006D59BB" w:rsidRPr="00C9632C">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{"citationID":"2mtm4jsikg","properties":{"formattedCitation":"[13]","plainCitation":"[13]"},"citationItems":[{"id":2323,"uris":["http://zotero.org/groups/54759/items/5M73QCZ8"],"uri":["http://zotero.org/groups/54759/items/5M73QCZ8"]}]} </w:instrText>
      </w:r>
      <w:r w:rsidR="006D59BB" w:rsidRPr="00C9632C">
        <w:rPr>
          <w:rFonts w:ascii="Times New Roman" w:hAnsi="Times New Roman" w:cs="Times New Roman"/>
          <w:noProof/>
        </w:rPr>
        <w:fldChar w:fldCharType="separate"/>
      </w:r>
      <w:r w:rsidR="00F05DFA">
        <w:rPr>
          <w:rFonts w:ascii="Times New Roman" w:hAnsi="Times New Roman" w:cs="Times New Roman"/>
          <w:noProof/>
        </w:rPr>
        <w:t>[13]</w:t>
      </w:r>
      <w:r w:rsidR="006D59BB" w:rsidRPr="00C9632C">
        <w:rPr>
          <w:rFonts w:ascii="Times New Roman" w:hAnsi="Times New Roman" w:cs="Times New Roman"/>
          <w:noProof/>
        </w:rPr>
        <w:fldChar w:fldCharType="end"/>
      </w:r>
      <w:r w:rsidR="00E7488B" w:rsidRPr="00C9632C">
        <w:rPr>
          <w:rFonts w:ascii="Times New Roman" w:hAnsi="Times New Roman" w:cs="Times New Roman"/>
        </w:rPr>
        <w:fldChar w:fldCharType="end"/>
      </w:r>
      <w:r w:rsidR="0080610F" w:rsidRPr="0080610F">
        <w:rPr>
          <w:rFonts w:ascii="Times New Roman" w:hAnsi="Times New Roman" w:cs="Times New Roman"/>
        </w:rPr>
        <w:t>. At the time of our analys</w:t>
      </w:r>
      <w:r w:rsidR="002928A7">
        <w:rPr>
          <w:rFonts w:ascii="Times New Roman" w:hAnsi="Times New Roman" w:cs="Times New Roman"/>
        </w:rPr>
        <w:t>i</w:t>
      </w:r>
      <w:r w:rsidR="0080610F" w:rsidRPr="0080610F">
        <w:rPr>
          <w:rFonts w:ascii="Times New Roman" w:hAnsi="Times New Roman" w:cs="Times New Roman"/>
        </w:rPr>
        <w:t>s, catch data were only available through 2010</w:t>
      </w:r>
      <w:r w:rsidR="00413D42">
        <w:rPr>
          <w:rFonts w:ascii="Times New Roman" w:hAnsi="Times New Roman" w:cs="Times New Roman"/>
        </w:rPr>
        <w:t xml:space="preserve"> (in early 2017 data were release</w:t>
      </w:r>
      <w:r w:rsidR="002928A7">
        <w:rPr>
          <w:rFonts w:ascii="Times New Roman" w:hAnsi="Times New Roman" w:cs="Times New Roman"/>
        </w:rPr>
        <w:t>d</w:t>
      </w:r>
      <w:r w:rsidR="00413D42">
        <w:rPr>
          <w:rFonts w:ascii="Times New Roman" w:hAnsi="Times New Roman" w:cs="Times New Roman"/>
        </w:rPr>
        <w:t xml:space="preserve"> through 2013)</w:t>
      </w:r>
      <w:r w:rsidR="0080610F" w:rsidRPr="0080610F">
        <w:rPr>
          <w:rFonts w:ascii="Times New Roman" w:hAnsi="Times New Roman" w:cs="Times New Roman"/>
        </w:rPr>
        <w:t xml:space="preserve">. Future assessments will be updated with </w:t>
      </w:r>
      <w:r w:rsidR="00C41308">
        <w:rPr>
          <w:rFonts w:ascii="Times New Roman" w:hAnsi="Times New Roman" w:cs="Times New Roman"/>
        </w:rPr>
        <w:t xml:space="preserve">the </w:t>
      </w:r>
      <w:r w:rsidR="0080610F" w:rsidRPr="0080610F">
        <w:rPr>
          <w:rFonts w:ascii="Times New Roman" w:hAnsi="Times New Roman" w:cs="Times New Roman"/>
        </w:rPr>
        <w:t>mo</w:t>
      </w:r>
      <w:r w:rsidR="00C41308">
        <w:rPr>
          <w:rFonts w:ascii="Times New Roman" w:hAnsi="Times New Roman" w:cs="Times New Roman"/>
        </w:rPr>
        <w:t>st</w:t>
      </w:r>
      <w:r w:rsidR="0080610F" w:rsidRPr="0080610F">
        <w:rPr>
          <w:rFonts w:ascii="Times New Roman" w:hAnsi="Times New Roman" w:cs="Times New Roman"/>
        </w:rPr>
        <w:t xml:space="preserve"> recent catch data.</w:t>
      </w:r>
      <w:r w:rsidR="0009242C">
        <w:rPr>
          <w:rFonts w:ascii="Times New Roman" w:hAnsi="Times New Roman" w:cs="Times New Roman"/>
        </w:rPr>
        <w:t xml:space="preserve"> </w:t>
      </w:r>
    </w:p>
    <w:p w14:paraId="4D63267F" w14:textId="2DC192D5" w:rsidR="0004215E" w:rsidRDefault="0009242C" w:rsidP="00413D42">
      <w:pPr>
        <w:ind w:firstLine="720"/>
        <w:rPr>
          <w:rFonts w:ascii="Times New Roman" w:hAnsi="Times New Roman" w:cs="Times New Roman"/>
        </w:rPr>
      </w:pPr>
      <w:r>
        <w:rPr>
          <w:rFonts w:ascii="Times New Roman" w:hAnsi="Times New Roman" w:cs="Times New Roman"/>
        </w:rPr>
        <w:t xml:space="preserve">Second, we modified our </w:t>
      </w:r>
      <w:r w:rsidRPr="0009242C">
        <w:rPr>
          <w:rFonts w:ascii="Times New Roman" w:hAnsi="Times New Roman" w:cs="Times New Roman"/>
        </w:rPr>
        <w:t>approach to</w:t>
      </w:r>
      <w:r w:rsidR="0080610F" w:rsidRPr="0009242C">
        <w:rPr>
          <w:rFonts w:ascii="Times New Roman" w:hAnsi="Times New Roman" w:cs="Times New Roman"/>
        </w:rPr>
        <w:t xml:space="preserve"> estimating global status of fisheries</w:t>
      </w:r>
      <w:r w:rsidRPr="0009242C">
        <w:rPr>
          <w:rFonts w:ascii="Times New Roman" w:hAnsi="Times New Roman" w:cs="Times New Roman"/>
        </w:rPr>
        <w:t>.</w:t>
      </w:r>
      <w:r w:rsidR="0004215E">
        <w:rPr>
          <w:rFonts w:ascii="Times New Roman" w:hAnsi="Times New Roman" w:cs="Times New Roman"/>
        </w:rPr>
        <w:t xml:space="preserve"> </w:t>
      </w:r>
    </w:p>
    <w:p w14:paraId="5DDAD08B" w14:textId="75D784ED" w:rsidR="00351E76" w:rsidRDefault="0080610F" w:rsidP="0004215E">
      <w:pPr>
        <w:rPr>
          <w:rFonts w:ascii="Times New Roman" w:hAnsi="Times New Roman" w:cs="Times New Roman"/>
        </w:rPr>
      </w:pPr>
      <w:r w:rsidRPr="0009242C">
        <w:rPr>
          <w:rFonts w:ascii="Times New Roman" w:hAnsi="Times New Roman" w:cs="Times New Roman"/>
        </w:rPr>
        <w:t>Previously</w:t>
      </w:r>
      <w:r w:rsidR="0009242C" w:rsidRPr="0009242C">
        <w:rPr>
          <w:rFonts w:ascii="Times New Roman" w:hAnsi="Times New Roman" w:cs="Times New Roman"/>
        </w:rPr>
        <w:t>, we used</w:t>
      </w:r>
      <w:r w:rsidRPr="0009242C">
        <w:rPr>
          <w:rFonts w:ascii="Times New Roman" w:hAnsi="Times New Roman" w:cs="Times New Roman"/>
        </w:rPr>
        <w:t xml:space="preserve"> catch-MSY </w:t>
      </w:r>
      <w:r w:rsidR="0009242C" w:rsidRPr="0009242C">
        <w:rPr>
          <w:rFonts w:ascii="Times New Roman" w:hAnsi="Times New Roman" w:cs="Times New Roman"/>
        </w:rPr>
        <w:t xml:space="preserve">models for estimating stock status </w:t>
      </w:r>
      <w:r w:rsidR="00C9632C">
        <w:rPr>
          <w:rFonts w:ascii="Times New Roman" w:hAnsi="Times New Roman" w:cs="Times New Roman"/>
        </w:rPr>
        <w:fldChar w:fldCharType="begin"/>
      </w:r>
      <w:r w:rsidR="00F05DFA">
        <w:rPr>
          <w:rFonts w:ascii="Times New Roman" w:hAnsi="Times New Roman" w:cs="Times New Roman"/>
        </w:rPr>
        <w:instrText xml:space="preserve"> ADDIN ZOTERO_ITEM {"citationID":"1uqc3cbh69","properties":{"formattedCitation":"[14]","plainCitation":"[14]"},"citationItems":[{"id":1463,"uris":["http://zotero.org/groups/54759/items/6WWE6J73"],"uri":["http://zotero.org/groups/54759/items/6WWE6J73"]}]} </w:instrText>
      </w:r>
      <w:r w:rsidR="00C9632C">
        <w:rPr>
          <w:rFonts w:ascii="Times New Roman" w:hAnsi="Times New Roman" w:cs="Times New Roman"/>
        </w:rPr>
        <w:fldChar w:fldCharType="separate"/>
      </w:r>
      <w:r w:rsidR="00F05DFA">
        <w:rPr>
          <w:rFonts w:ascii="Times New Roman" w:hAnsi="Times New Roman" w:cs="Times New Roman"/>
          <w:noProof/>
        </w:rPr>
        <w:t>[14]</w:t>
      </w:r>
      <w:r w:rsidR="00C9632C">
        <w:rPr>
          <w:rFonts w:ascii="Times New Roman" w:hAnsi="Times New Roman" w:cs="Times New Roman"/>
        </w:rPr>
        <w:fldChar w:fldCharType="end"/>
      </w:r>
      <w:r w:rsidR="0009242C" w:rsidRPr="0009242C">
        <w:rPr>
          <w:rFonts w:ascii="Times New Roman" w:hAnsi="Times New Roman" w:cs="Times New Roman"/>
        </w:rPr>
        <w:t xml:space="preserve"> </w:t>
      </w:r>
      <w:r w:rsidRPr="0009242C">
        <w:rPr>
          <w:rFonts w:ascii="Times New Roman" w:hAnsi="Times New Roman" w:cs="Times New Roman"/>
        </w:rPr>
        <w:t xml:space="preserve">in conjunction with fisheries governance scores to determine whether a uniform or constrained prior would be used per stock </w:t>
      </w:r>
      <w:r w:rsidR="00CA4976">
        <w:rPr>
          <w:rFonts w:ascii="Times New Roman" w:hAnsi="Times New Roman" w:cs="Times New Roman"/>
        </w:rPr>
        <w:t xml:space="preserve">to inform the data-limited stock assessment </w:t>
      </w:r>
      <w:r w:rsidR="00CA4976" w:rsidRPr="00C9632C">
        <w:rPr>
          <w:rFonts w:ascii="Times New Roman" w:hAnsi="Times New Roman" w:cs="Times New Roman"/>
        </w:rPr>
        <w:t>model</w:t>
      </w:r>
      <w:r w:rsidR="006D59BB" w:rsidRPr="00C9632C">
        <w:rPr>
          <w:rFonts w:ascii="Times New Roman" w:hAnsi="Times New Roman" w:cs="Times New Roman"/>
          <w:noProof/>
        </w:rPr>
        <w:t xml:space="preserve"> </w:t>
      </w:r>
      <w:r w:rsidR="006D59BB" w:rsidRPr="00C9632C">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{"citationID":"WoGjmqOl","properties":{"formattedCitation":"[11]","plainCitation":"[11]"},"citationItems":[{"id":1503,"uris":["http://zotero.org/groups/54759/items/6792DN8C"],"uri":["http://zotero.org/groups/54759/items/6792DN8C"]}]} </w:instrText>
      </w:r>
      <w:r w:rsidR="006D59BB" w:rsidRPr="00C9632C">
        <w:rPr>
          <w:rFonts w:ascii="Times New Roman" w:hAnsi="Times New Roman" w:cs="Times New Roman"/>
          <w:noProof/>
        </w:rPr>
        <w:fldChar w:fldCharType="separate"/>
      </w:r>
      <w:r w:rsidR="00F05DFA">
        <w:rPr>
          <w:rFonts w:ascii="Times New Roman" w:hAnsi="Times New Roman" w:cs="Times New Roman"/>
          <w:noProof/>
        </w:rPr>
        <w:t>[11]</w:t>
      </w:r>
      <w:r w:rsidR="006D59BB" w:rsidRPr="00C9632C">
        <w:rPr>
          <w:rFonts w:ascii="Times New Roman" w:hAnsi="Times New Roman" w:cs="Times New Roman"/>
          <w:noProof/>
        </w:rPr>
        <w:fldChar w:fldCharType="end"/>
      </w:r>
      <w:r w:rsidRPr="00C9632C">
        <w:rPr>
          <w:rFonts w:ascii="Times New Roman" w:hAnsi="Times New Roman" w:cs="Times New Roman"/>
        </w:rPr>
        <w:t>. Further</w:t>
      </w:r>
      <w:r w:rsidRPr="0009242C">
        <w:rPr>
          <w:rFonts w:ascii="Times New Roman" w:hAnsi="Times New Roman" w:cs="Times New Roman"/>
        </w:rPr>
        <w:t xml:space="preserve"> explorations of model outputs with and without the governance information revealed that the addition of a fisheries governance/resilience score did not improve the model outputs. Therefore</w:t>
      </w:r>
      <w:r w:rsidR="00C41308">
        <w:rPr>
          <w:rFonts w:ascii="Times New Roman" w:hAnsi="Times New Roman" w:cs="Times New Roman"/>
        </w:rPr>
        <w:t>,</w:t>
      </w:r>
      <w:r w:rsidRPr="0009242C">
        <w:rPr>
          <w:rFonts w:ascii="Times New Roman" w:hAnsi="Times New Roman" w:cs="Times New Roman"/>
        </w:rPr>
        <w:t xml:space="preserve"> we simplified our model and consistently used catch</w:t>
      </w:r>
      <w:ins w:id="87" w:author="Melanie Frazier" w:date="2017-05-15T09:45:00Z">
        <w:r w:rsidR="006E5E0F" w:rsidRPr="0009242C">
          <w:rPr>
            <w:rFonts w:ascii="Times New Roman" w:hAnsi="Times New Roman" w:cs="Times New Roman"/>
          </w:rPr>
          <w:t>-MSY</w:t>
        </w:r>
        <w:r w:rsidR="006E5E0F">
          <w:rPr>
            <w:rFonts w:ascii="Times New Roman" w:hAnsi="Times New Roman" w:cs="Times New Roman"/>
          </w:rPr>
          <w:t xml:space="preserve"> </w:t>
        </w:r>
      </w:ins>
      <w:r w:rsidR="00A75FF6">
        <w:rPr>
          <w:rFonts w:ascii="Times New Roman" w:hAnsi="Times New Roman" w:cs="Times New Roman"/>
        </w:rPr>
        <w:fldChar w:fldCharType="begin"/>
      </w:r>
      <w:r w:rsidR="00F05DFA">
        <w:rPr>
          <w:rFonts w:ascii="Times New Roman" w:hAnsi="Times New Roman" w:cs="Times New Roman"/>
        </w:rPr>
        <w:instrText xml:space="preserve"> ADDIN ZOTERO_ITEM {"citationID":"1bn3ttin4m","properties":{"formattedCitation":"[9,11]","plainCitation":"[9,11]"},"citationItems":[{"id":1503,"uris":["http://zotero.org/groups/54759/items/6792DN8C"],"uri":["http://zotero.org/groups/54759/items/6792DN8C"]},{"id":1509,"uris":["http://zotero.org/groups/54759/items/RKT5S4K3"],"uri":["http://zotero.org/groups/54759/items/RKT5S4K3"]}]} </w:instrText>
      </w:r>
      <w:r w:rsidR="00A75FF6">
        <w:rPr>
          <w:rFonts w:ascii="Times New Roman" w:hAnsi="Times New Roman" w:cs="Times New Roman"/>
        </w:rPr>
        <w:fldChar w:fldCharType="separate"/>
      </w:r>
      <w:r w:rsidR="00F05DFA">
        <w:rPr>
          <w:rFonts w:ascii="Times New Roman" w:hAnsi="Times New Roman" w:cs="Times New Roman"/>
        </w:rPr>
        <w:t>[9,11]</w:t>
      </w:r>
      <w:r w:rsidR="00A75FF6">
        <w:rPr>
          <w:rFonts w:ascii="Times New Roman" w:hAnsi="Times New Roman" w:cs="Times New Roman"/>
        </w:rPr>
        <w:fldChar w:fldCharType="end"/>
      </w:r>
      <w:del w:id="88" w:author="Melanie Frazier" w:date="2017-05-15T09:45:00Z">
        <w:r w:rsidRPr="0009242C" w:rsidDel="006E5E0F">
          <w:rPr>
            <w:rFonts w:ascii="Times New Roman" w:hAnsi="Times New Roman" w:cs="Times New Roman"/>
          </w:rPr>
          <w:delText>-MSY</w:delText>
        </w:r>
      </w:del>
      <w:r w:rsidRPr="0009242C">
        <w:rPr>
          <w:rFonts w:ascii="Times New Roman" w:hAnsi="Times New Roman" w:cs="Times New Roman"/>
        </w:rPr>
        <w:t xml:space="preserve"> with constrained priors to estimate B/B</w:t>
      </w:r>
      <w:r w:rsidR="00E33A4E" w:rsidRPr="00E33A4E">
        <w:rPr>
          <w:rFonts w:ascii="Times New Roman" w:hAnsi="Times New Roman" w:cs="Times New Roman"/>
          <w:vertAlign w:val="subscript"/>
        </w:rPr>
        <w:t>MSY</w:t>
      </w:r>
      <w:r w:rsidRPr="0009242C">
        <w:rPr>
          <w:rFonts w:ascii="Times New Roman" w:hAnsi="Times New Roman" w:cs="Times New Roman"/>
        </w:rPr>
        <w:t xml:space="preserve"> for all stocks.</w:t>
      </w:r>
      <w:r w:rsidR="00690702">
        <w:rPr>
          <w:rFonts w:ascii="Times New Roman" w:hAnsi="Times New Roman" w:cs="Times New Roman"/>
        </w:rPr>
        <w:t xml:space="preserve"> </w:t>
      </w:r>
    </w:p>
    <w:p w14:paraId="2385A56A" w14:textId="5DE61445" w:rsidR="0080610F" w:rsidRPr="00690702" w:rsidRDefault="00690702" w:rsidP="00413D42">
      <w:pPr>
        <w:ind w:firstLine="720"/>
        <w:rPr>
          <w:rFonts w:ascii="Times New Roman" w:hAnsi="Times New Roman" w:cs="Times New Roman"/>
        </w:rPr>
      </w:pPr>
      <w:r>
        <w:rPr>
          <w:rFonts w:ascii="Times New Roman" w:hAnsi="Times New Roman" w:cs="Times New Roman"/>
        </w:rPr>
        <w:t xml:space="preserve">Third, </w:t>
      </w:r>
      <w:r w:rsidR="00CA4976">
        <w:rPr>
          <w:rFonts w:ascii="Times New Roman" w:hAnsi="Times New Roman" w:cs="Times New Roman"/>
        </w:rPr>
        <w:t xml:space="preserve">where possible, </w:t>
      </w:r>
      <w:r w:rsidRPr="00690702">
        <w:rPr>
          <w:rFonts w:ascii="Times New Roman" w:hAnsi="Times New Roman" w:cs="Times New Roman"/>
        </w:rPr>
        <w:t xml:space="preserve">we now replace catch-MSY estimates of stock status </w:t>
      </w:r>
      <w:r w:rsidRPr="00C9632C">
        <w:rPr>
          <w:rFonts w:ascii="Times New Roman" w:hAnsi="Times New Roman" w:cs="Times New Roman"/>
        </w:rPr>
        <w:t>(B/B</w:t>
      </w:r>
      <w:r w:rsidR="00E33A4E" w:rsidRPr="00C9632C">
        <w:rPr>
          <w:rFonts w:ascii="Times New Roman" w:hAnsi="Times New Roman" w:cs="Times New Roman"/>
          <w:vertAlign w:val="subscript"/>
        </w:rPr>
        <w:t>MSY</w:t>
      </w:r>
      <w:r w:rsidRPr="00C9632C">
        <w:rPr>
          <w:rFonts w:ascii="Times New Roman" w:hAnsi="Times New Roman" w:cs="Times New Roman"/>
        </w:rPr>
        <w:t>) with those from</w:t>
      </w:r>
      <w:r w:rsidR="0080610F" w:rsidRPr="00C9632C">
        <w:rPr>
          <w:rFonts w:ascii="Times New Roman" w:hAnsi="Times New Roman" w:cs="Times New Roman"/>
        </w:rPr>
        <w:t xml:space="preserve"> the RAM Stock Assessment Legacy </w:t>
      </w:r>
      <w:r w:rsidR="0080610F" w:rsidRPr="001C59F9">
        <w:rPr>
          <w:rFonts w:ascii="Times New Roman" w:hAnsi="Times New Roman" w:cs="Times New Roman"/>
        </w:rPr>
        <w:t xml:space="preserve">Database </w:t>
      </w:r>
      <w:r w:rsidRPr="001C59F9">
        <w:rPr>
          <w:rFonts w:ascii="Times New Roman" w:hAnsi="Times New Roman" w:cs="Times New Roman"/>
        </w:rPr>
        <w:t>(</w:t>
      </w:r>
      <w:r w:rsidR="0080610F" w:rsidRPr="001C59F9">
        <w:rPr>
          <w:rFonts w:ascii="Times New Roman" w:hAnsi="Times New Roman" w:cs="Times New Roman"/>
        </w:rPr>
        <w:t>version 3.0</w:t>
      </w:r>
      <w:r w:rsidR="001C59F9" w:rsidRPr="001C59F9">
        <w:rPr>
          <w:rFonts w:ascii="Times New Roman" w:hAnsi="Times New Roman" w:cs="Times New Roman"/>
        </w:rPr>
        <w:t>)</w:t>
      </w:r>
      <w:r w:rsidR="0080610F" w:rsidRPr="001C59F9">
        <w:rPr>
          <w:rFonts w:ascii="Times New Roman" w:hAnsi="Times New Roman" w:cs="Times New Roman"/>
        </w:rPr>
        <w:t xml:space="preserve"> </w:t>
      </w:r>
      <w:r w:rsidR="006D59BB" w:rsidRPr="001C59F9">
        <w:rPr>
          <w:rFonts w:ascii="Times New Roman" w:hAnsi="Times New Roman" w:cs="Times New Roman"/>
        </w:rPr>
        <w:fldChar w:fldCharType="begin"/>
      </w:r>
      <w:r w:rsidR="00F05DFA">
        <w:rPr>
          <w:rFonts w:ascii="Times New Roman" w:hAnsi="Times New Roman" w:cs="Times New Roman"/>
        </w:rPr>
        <w:instrText xml:space="preserve"> ADDIN ZOTERO_ITEM {"citationID":"1lal8relo7","properties":{"formattedCitation":"[15]","plainCitation":"[15]"},"citationItems":[{"id":1996,"uris":["http://zotero.org/groups/54759/items/KBDFRJK9"],"uri":["http://zotero.org/groups/54759/items/KBDFRJK9"]}]} </w:instrText>
      </w:r>
      <w:r w:rsidR="006D59BB" w:rsidRPr="001C59F9">
        <w:rPr>
          <w:rFonts w:ascii="Times New Roman" w:hAnsi="Times New Roman" w:cs="Times New Roman"/>
        </w:rPr>
        <w:fldChar w:fldCharType="separate"/>
      </w:r>
      <w:r w:rsidR="00F05DFA">
        <w:rPr>
          <w:rFonts w:ascii="Times New Roman" w:hAnsi="Times New Roman" w:cs="Times New Roman"/>
          <w:noProof/>
        </w:rPr>
        <w:t>[15]</w:t>
      </w:r>
      <w:r w:rsidR="006D59BB" w:rsidRPr="001C59F9">
        <w:rPr>
          <w:rFonts w:ascii="Times New Roman" w:hAnsi="Times New Roman" w:cs="Times New Roman"/>
        </w:rPr>
        <w:fldChar w:fldCharType="end"/>
      </w:r>
      <w:r w:rsidR="0080610F" w:rsidRPr="001C59F9">
        <w:rPr>
          <w:rFonts w:ascii="Times New Roman" w:hAnsi="Times New Roman" w:cs="Times New Roman"/>
        </w:rPr>
        <w:t xml:space="preserve">. </w:t>
      </w:r>
      <w:r w:rsidR="00CA4976" w:rsidRPr="001C59F9">
        <w:rPr>
          <w:rFonts w:ascii="Times New Roman" w:hAnsi="Times New Roman" w:cs="Times New Roman"/>
        </w:rPr>
        <w:t>These RAM data</w:t>
      </w:r>
      <w:r w:rsidR="00B02961" w:rsidRPr="001C59F9">
        <w:rPr>
          <w:rFonts w:ascii="Times New Roman" w:hAnsi="Times New Roman" w:cs="Times New Roman"/>
        </w:rPr>
        <w:t xml:space="preserve"> accounted for 13</w:t>
      </w:r>
      <w:r w:rsidR="0080610F" w:rsidRPr="001C59F9">
        <w:rPr>
          <w:rFonts w:ascii="Times New Roman" w:hAnsi="Times New Roman" w:cs="Times New Roman"/>
        </w:rPr>
        <w:t xml:space="preserve">% of </w:t>
      </w:r>
      <w:r w:rsidRPr="001C59F9">
        <w:rPr>
          <w:rFonts w:ascii="Times New Roman" w:hAnsi="Times New Roman" w:cs="Times New Roman"/>
        </w:rPr>
        <w:t xml:space="preserve">global </w:t>
      </w:r>
      <w:r w:rsidR="0080610F" w:rsidRPr="001C59F9">
        <w:rPr>
          <w:rFonts w:ascii="Times New Roman" w:hAnsi="Times New Roman" w:cs="Times New Roman"/>
        </w:rPr>
        <w:t>catch</w:t>
      </w:r>
      <w:r w:rsidR="00B02961" w:rsidRPr="001C59F9">
        <w:rPr>
          <w:rFonts w:ascii="Times New Roman" w:hAnsi="Times New Roman" w:cs="Times New Roman"/>
        </w:rPr>
        <w:t xml:space="preserve"> in 2010</w:t>
      </w:r>
      <w:r w:rsidR="0080610F" w:rsidRPr="001C59F9">
        <w:rPr>
          <w:rFonts w:ascii="Times New Roman" w:hAnsi="Times New Roman" w:cs="Times New Roman"/>
        </w:rPr>
        <w:t>.</w:t>
      </w:r>
      <w:r w:rsidR="0080610F" w:rsidRPr="00690702">
        <w:rPr>
          <w:rFonts w:ascii="Times New Roman" w:hAnsi="Times New Roman" w:cs="Times New Roman"/>
        </w:rPr>
        <w:t xml:space="preserve"> </w:t>
      </w:r>
    </w:p>
    <w:p w14:paraId="7BBFF86F" w14:textId="18FB9076" w:rsidR="0080610F" w:rsidRPr="0080610F" w:rsidRDefault="00690702" w:rsidP="0080610F">
      <w:pPr>
        <w:rPr>
          <w:rFonts w:ascii="Times New Roman" w:hAnsi="Times New Roman" w:cs="Times New Roman"/>
          <w:color w:val="FF0000"/>
        </w:rPr>
      </w:pPr>
      <w:r w:rsidRPr="00690702">
        <w:rPr>
          <w:rFonts w:ascii="Times New Roman" w:hAnsi="Times New Roman" w:cs="Times New Roman"/>
        </w:rPr>
        <w:tab/>
      </w:r>
      <w:r>
        <w:rPr>
          <w:rFonts w:ascii="Times New Roman" w:hAnsi="Times New Roman" w:cs="Times New Roman"/>
        </w:rPr>
        <w:t xml:space="preserve">Finally, </w:t>
      </w:r>
      <w:r w:rsidR="00CA4976">
        <w:rPr>
          <w:rFonts w:ascii="Times New Roman" w:hAnsi="Times New Roman" w:cs="Times New Roman"/>
        </w:rPr>
        <w:t xml:space="preserve">as part of our process to include catches not identified to species level in the overall estimate of stock status within a region, </w:t>
      </w:r>
      <w:r>
        <w:rPr>
          <w:rFonts w:ascii="Times New Roman" w:hAnsi="Times New Roman" w:cs="Times New Roman"/>
        </w:rPr>
        <w:t>we made</w:t>
      </w:r>
      <w:r w:rsidR="0080610F" w:rsidRPr="00690702">
        <w:rPr>
          <w:rFonts w:ascii="Times" w:hAnsi="Times" w:cs="Times"/>
        </w:rPr>
        <w:t xml:space="preserve"> a slight modification </w:t>
      </w:r>
      <w:r w:rsidR="00C41308">
        <w:rPr>
          <w:rFonts w:ascii="Times" w:hAnsi="Times" w:cs="Times"/>
        </w:rPr>
        <w:t>to</w:t>
      </w:r>
      <w:r w:rsidR="00C41308" w:rsidRPr="00690702">
        <w:rPr>
          <w:rFonts w:ascii="Times" w:hAnsi="Times" w:cs="Times"/>
        </w:rPr>
        <w:t xml:space="preserve"> </w:t>
      </w:r>
      <w:r w:rsidR="0080610F" w:rsidRPr="00690702">
        <w:rPr>
          <w:rFonts w:ascii="Times" w:hAnsi="Times" w:cs="Times"/>
        </w:rPr>
        <w:t xml:space="preserve">how </w:t>
      </w:r>
      <w:r w:rsidR="00385463">
        <w:rPr>
          <w:rFonts w:ascii="Times" w:hAnsi="Times" w:cs="Times"/>
        </w:rPr>
        <w:t xml:space="preserve">reports of unidentified </w:t>
      </w:r>
      <w:r w:rsidR="0080610F" w:rsidRPr="00690702">
        <w:rPr>
          <w:rFonts w:ascii="Times" w:hAnsi="Times" w:cs="Times"/>
        </w:rPr>
        <w:t>catch w</w:t>
      </w:r>
      <w:r w:rsidR="00385463">
        <w:rPr>
          <w:rFonts w:ascii="Times" w:hAnsi="Times" w:cs="Times"/>
        </w:rPr>
        <w:t>ere</w:t>
      </w:r>
      <w:r w:rsidR="0080610F" w:rsidRPr="00690702">
        <w:rPr>
          <w:rFonts w:ascii="Times" w:hAnsi="Times" w:cs="Times"/>
        </w:rPr>
        <w:t xml:space="preserve"> penalized. Catch is reported across six different </w:t>
      </w:r>
      <w:r w:rsidRPr="00690702">
        <w:rPr>
          <w:rFonts w:ascii="Times" w:hAnsi="Times" w:cs="Times"/>
        </w:rPr>
        <w:t xml:space="preserve">levels of </w:t>
      </w:r>
      <w:r w:rsidR="0080610F" w:rsidRPr="00690702">
        <w:rPr>
          <w:rFonts w:ascii="Times" w:hAnsi="Times" w:cs="Times"/>
        </w:rPr>
        <w:t xml:space="preserve">taxonomic </w:t>
      </w:r>
      <w:r w:rsidRPr="00690702">
        <w:rPr>
          <w:rFonts w:ascii="Times" w:hAnsi="Times" w:cs="Times"/>
        </w:rPr>
        <w:t>precision</w:t>
      </w:r>
      <w:r w:rsidR="0080610F" w:rsidRPr="00690702">
        <w:rPr>
          <w:rFonts w:ascii="Times" w:hAnsi="Times" w:cs="Times"/>
        </w:rPr>
        <w:t xml:space="preserve">, with the </w:t>
      </w:r>
      <w:r w:rsidRPr="00690702">
        <w:rPr>
          <w:rFonts w:ascii="Times" w:hAnsi="Times" w:cs="Times"/>
        </w:rPr>
        <w:t>poorest quality</w:t>
      </w:r>
      <w:r w:rsidR="0080610F" w:rsidRPr="00690702">
        <w:rPr>
          <w:rFonts w:ascii="Times" w:hAnsi="Times" w:cs="Times"/>
        </w:rPr>
        <w:t xml:space="preserve"> being “miscellaneous”. Previously</w:t>
      </w:r>
      <w:r w:rsidR="00C41308">
        <w:rPr>
          <w:rFonts w:ascii="Times" w:hAnsi="Times" w:cs="Times"/>
        </w:rPr>
        <w:t>,</w:t>
      </w:r>
      <w:r w:rsidR="0080610F" w:rsidRPr="00690702">
        <w:rPr>
          <w:rFonts w:ascii="Times" w:hAnsi="Times" w:cs="Times"/>
        </w:rPr>
        <w:t xml:space="preserve"> we assigned a penalty factor of 0.01 to catch reported at this level</w:t>
      </w:r>
      <w:r w:rsidR="00C41308">
        <w:rPr>
          <w:rFonts w:ascii="Times" w:hAnsi="Times" w:cs="Times"/>
        </w:rPr>
        <w:t>,</w:t>
      </w:r>
      <w:r w:rsidRPr="00690702">
        <w:rPr>
          <w:rFonts w:ascii="Times" w:hAnsi="Times" w:cs="Times"/>
        </w:rPr>
        <w:t xml:space="preserve"> but this severely punishes </w:t>
      </w:r>
      <w:r w:rsidR="002C31A6">
        <w:rPr>
          <w:rFonts w:ascii="Times" w:hAnsi="Times" w:cs="Times"/>
        </w:rPr>
        <w:t>regions</w:t>
      </w:r>
      <w:r w:rsidRPr="00690702">
        <w:rPr>
          <w:rFonts w:ascii="Times" w:hAnsi="Times" w:cs="Times"/>
        </w:rPr>
        <w:t xml:space="preserve"> with a substantial portion of their catch in this category</w:t>
      </w:r>
      <w:r w:rsidR="00385463">
        <w:rPr>
          <w:rFonts w:ascii="Times" w:hAnsi="Times" w:cs="Times"/>
        </w:rPr>
        <w:t xml:space="preserve"> (i.e., only 1% of this catch counted towards total biomass of fish available as sustainable food)</w:t>
      </w:r>
      <w:r w:rsidRPr="00690702">
        <w:rPr>
          <w:rFonts w:ascii="Times" w:hAnsi="Times" w:cs="Times"/>
        </w:rPr>
        <w:t xml:space="preserve">. </w:t>
      </w:r>
      <w:r w:rsidR="0080610F" w:rsidRPr="00690702">
        <w:rPr>
          <w:rFonts w:ascii="Times New Roman" w:hAnsi="Times New Roman" w:cs="Times New Roman"/>
        </w:rPr>
        <w:t>To reduce the impact somewhat</w:t>
      </w:r>
      <w:r w:rsidR="00951A65">
        <w:rPr>
          <w:rFonts w:ascii="Times New Roman" w:hAnsi="Times New Roman" w:cs="Times New Roman"/>
        </w:rPr>
        <w:t>,</w:t>
      </w:r>
      <w:r w:rsidR="0080610F" w:rsidRPr="00690702">
        <w:rPr>
          <w:rFonts w:ascii="Times New Roman" w:hAnsi="Times New Roman" w:cs="Times New Roman"/>
        </w:rPr>
        <w:t xml:space="preserve"> we modified the penalty from 0.01 to 0.1 for catch reported as “miscellaneous”.</w:t>
      </w:r>
    </w:p>
    <w:p w14:paraId="71D682BA" w14:textId="77777777" w:rsidR="0080610F" w:rsidRPr="000B7C69" w:rsidRDefault="0080610F" w:rsidP="00AB1423">
      <w:pPr>
        <w:rPr>
          <w:rFonts w:ascii="Times New Roman" w:hAnsi="Times New Roman" w:cs="Times New Roman"/>
        </w:rPr>
      </w:pPr>
    </w:p>
    <w:p w14:paraId="6E6B90C9" w14:textId="77777777" w:rsidR="007D49AE" w:rsidRPr="007D49AE" w:rsidRDefault="00AB571E" w:rsidP="00AB1423">
      <w:pPr>
        <w:rPr>
          <w:ins w:id="89" w:author="Melanie Frazier" w:date="2017-05-15T11:28:00Z"/>
          <w:rFonts w:ascii="Times New Roman" w:hAnsi="Times New Roman" w:cs="Times New Roman"/>
          <w:b/>
          <w:sz w:val="28"/>
          <w:szCs w:val="28"/>
          <w:rPrChange w:id="90" w:author="Melanie Frazier" w:date="2017-05-15T11:28:00Z">
            <w:rPr>
              <w:ins w:id="91" w:author="Melanie Frazier" w:date="2017-05-15T11:28:00Z"/>
              <w:rFonts w:ascii="Times New Roman" w:hAnsi="Times New Roman" w:cs="Times New Roman"/>
            </w:rPr>
          </w:rPrChange>
        </w:rPr>
      </w:pPr>
      <w:r w:rsidRPr="007D49AE">
        <w:rPr>
          <w:rFonts w:ascii="Times New Roman" w:hAnsi="Times New Roman" w:cs="Times New Roman"/>
          <w:b/>
          <w:sz w:val="28"/>
          <w:szCs w:val="28"/>
          <w:rPrChange w:id="92" w:author="Melanie Frazier" w:date="2017-05-15T11:28:00Z">
            <w:rPr>
              <w:rFonts w:ascii="Times New Roman" w:hAnsi="Times New Roman" w:cs="Times New Roman"/>
              <w:u w:val="single"/>
            </w:rPr>
          </w:rPrChange>
        </w:rPr>
        <w:t>Biodiversity, species</w:t>
      </w:r>
      <w:del w:id="93" w:author="Melanie Frazier" w:date="2017-05-15T11:28:00Z">
        <w:r w:rsidRPr="007D49AE" w:rsidDel="007D49AE">
          <w:rPr>
            <w:rFonts w:ascii="Times New Roman" w:hAnsi="Times New Roman" w:cs="Times New Roman"/>
            <w:b/>
            <w:sz w:val="28"/>
            <w:szCs w:val="28"/>
            <w:rPrChange w:id="94" w:author="Melanie Frazier" w:date="2017-05-15T11:28:00Z">
              <w:rPr>
                <w:rFonts w:ascii="Times New Roman" w:hAnsi="Times New Roman" w:cs="Times New Roman"/>
              </w:rPr>
            </w:rPrChange>
          </w:rPr>
          <w:delText>:</w:delText>
        </w:r>
      </w:del>
      <w:r w:rsidRPr="007D49AE">
        <w:rPr>
          <w:rFonts w:ascii="Times New Roman" w:hAnsi="Times New Roman" w:cs="Times New Roman"/>
          <w:b/>
          <w:sz w:val="28"/>
          <w:szCs w:val="28"/>
          <w:rPrChange w:id="95" w:author="Melanie Frazier" w:date="2017-05-15T11:28:00Z">
            <w:rPr>
              <w:rFonts w:ascii="Times New Roman" w:hAnsi="Times New Roman" w:cs="Times New Roman"/>
            </w:rPr>
          </w:rPrChange>
        </w:rPr>
        <w:t xml:space="preserve"> </w:t>
      </w:r>
    </w:p>
    <w:p w14:paraId="676F0575" w14:textId="77777777" w:rsidR="007D49AE" w:rsidRDefault="007D49AE" w:rsidP="00AB1423">
      <w:pPr>
        <w:rPr>
          <w:ins w:id="96" w:author="Melanie Frazier" w:date="2017-05-15T11:28:00Z"/>
          <w:rFonts w:ascii="Times New Roman" w:hAnsi="Times New Roman" w:cs="Times New Roman"/>
        </w:rPr>
      </w:pPr>
    </w:p>
    <w:p w14:paraId="0B5EBE6C" w14:textId="2F9E4FFA" w:rsidR="00AB571E" w:rsidRPr="00E7488B" w:rsidRDefault="00BF3975" w:rsidP="007D49AE">
      <w:pPr>
        <w:ind w:firstLine="720"/>
        <w:rPr>
          <w:rFonts w:ascii="Times New Roman" w:eastAsia="Times New Roman" w:hAnsi="Times New Roman" w:cs="Times New Roman"/>
          <w:color w:val="222222"/>
          <w:highlight w:val="yellow"/>
          <w:shd w:val="clear" w:color="auto" w:fill="FFFFFF"/>
        </w:rPr>
        <w:pPrChange w:id="97" w:author="Melanie Frazier" w:date="2017-05-15T11:28:00Z">
          <w:pPr/>
        </w:pPrChange>
      </w:pPr>
      <w:r w:rsidRPr="000B7C69">
        <w:rPr>
          <w:rFonts w:ascii="Times New Roman" w:hAnsi="Times New Roman" w:cs="Times New Roman"/>
        </w:rPr>
        <w:t>We made three significant changes/updates to this goal</w:t>
      </w:r>
      <w:r w:rsidR="00ED534D">
        <w:rPr>
          <w:rFonts w:ascii="Times New Roman" w:hAnsi="Times New Roman" w:cs="Times New Roman"/>
        </w:rPr>
        <w:t xml:space="preserve">, which relies on </w:t>
      </w:r>
      <w:r w:rsidR="00E33A4E">
        <w:rPr>
          <w:rFonts w:ascii="Times New Roman" w:hAnsi="Times New Roman" w:cs="Times New Roman"/>
        </w:rPr>
        <w:t xml:space="preserve">IUCN data for species status scores </w:t>
      </w:r>
      <w:r w:rsidR="00752D30">
        <w:rPr>
          <w:rFonts w:ascii="Times New Roman" w:hAnsi="Times New Roman" w:cs="Times New Roman"/>
        </w:rPr>
        <w:fldChar w:fldCharType="begin"/>
      </w:r>
      <w:r w:rsidR="00F05DFA">
        <w:rPr>
          <w:rFonts w:ascii="Times New Roman" w:hAnsi="Times New Roman" w:cs="Times New Roman"/>
        </w:rPr>
        <w:instrText xml:space="preserve"> ADDIN ZOTERO_ITEM {"citationID":"2ikmpdpjtk","properties":{"formattedCitation":"[16]","plainCitation":"[16]"},"citationItems":[{"id":1899,"uris":["http://zotero.org/groups/54759/items/FRMMSI35"],"uri":["http://zotero.org/groups/54759/items/FRMMSI35"]}]} </w:instrText>
      </w:r>
      <w:r w:rsidR="00752D30">
        <w:rPr>
          <w:rFonts w:ascii="Times New Roman" w:hAnsi="Times New Roman" w:cs="Times New Roman"/>
        </w:rPr>
        <w:fldChar w:fldCharType="separate"/>
      </w:r>
      <w:r w:rsidR="00F05DFA">
        <w:rPr>
          <w:rFonts w:ascii="Times New Roman" w:hAnsi="Times New Roman" w:cs="Times New Roman"/>
        </w:rPr>
        <w:t>[16]</w:t>
      </w:r>
      <w:r w:rsidR="00752D30">
        <w:rPr>
          <w:rFonts w:ascii="Times New Roman" w:hAnsi="Times New Roman" w:cs="Times New Roman"/>
        </w:rPr>
        <w:fldChar w:fldCharType="end"/>
      </w:r>
      <w:r w:rsidR="00C9632C">
        <w:rPr>
          <w:rFonts w:ascii="Times New Roman" w:hAnsi="Times New Roman" w:cs="Times New Roman"/>
        </w:rPr>
        <w:t xml:space="preserve"> </w:t>
      </w:r>
      <w:r w:rsidR="00E33A4E">
        <w:rPr>
          <w:rFonts w:ascii="Times New Roman" w:hAnsi="Times New Roman" w:cs="Times New Roman"/>
        </w:rPr>
        <w:t>and</w:t>
      </w:r>
      <w:r w:rsidR="00ED534D">
        <w:rPr>
          <w:rFonts w:ascii="Times New Roman" w:hAnsi="Times New Roman" w:cs="Times New Roman"/>
        </w:rPr>
        <w:t xml:space="preserve"> AquaMaps</w:t>
      </w:r>
      <w:r w:rsidR="00A73D92">
        <w:rPr>
          <w:rFonts w:ascii="Times New Roman" w:hAnsi="Times New Roman" w:cs="Times New Roman"/>
        </w:rPr>
        <w:t xml:space="preserve"> </w:t>
      </w:r>
      <w:r w:rsidR="00A73D92">
        <w:rPr>
          <w:rFonts w:ascii="Times New Roman" w:hAnsi="Times New Roman" w:cs="Times New Roman"/>
        </w:rPr>
        <w:fldChar w:fldCharType="begin"/>
      </w:r>
      <w:r w:rsidR="00F05DFA">
        <w:rPr>
          <w:rFonts w:ascii="Times New Roman" w:hAnsi="Times New Roman" w:cs="Times New Roman"/>
        </w:rPr>
        <w:instrText xml:space="preserve"> ADDIN ZOTERO_ITEM {"citationID":"1rkjkb20d3","properties":{"formattedCitation":"[17]","plainCitation":"[17]"},"citationItems":[{"id":1401,"uris":["http://zotero.org/groups/54759/items/NQFGT4DU"],"uri":["http://zotero.org/groups/54759/items/NQFGT4DU"]}]} </w:instrText>
      </w:r>
      <w:r w:rsidR="00A73D92">
        <w:rPr>
          <w:rFonts w:ascii="Times New Roman" w:hAnsi="Times New Roman" w:cs="Times New Roman"/>
        </w:rPr>
        <w:fldChar w:fldCharType="separate"/>
      </w:r>
      <w:r w:rsidR="00F05DFA">
        <w:rPr>
          <w:rFonts w:ascii="Times New Roman" w:hAnsi="Times New Roman" w:cs="Times New Roman"/>
          <w:noProof/>
        </w:rPr>
        <w:t>[17]</w:t>
      </w:r>
      <w:r w:rsidR="00A73D92">
        <w:rPr>
          <w:rFonts w:ascii="Times New Roman" w:hAnsi="Times New Roman" w:cs="Times New Roman"/>
        </w:rPr>
        <w:fldChar w:fldCharType="end"/>
      </w:r>
      <w:r w:rsidR="00E33A4E">
        <w:rPr>
          <w:rFonts w:ascii="Times New Roman" w:hAnsi="Times New Roman" w:cs="Times New Roman"/>
        </w:rPr>
        <w:t>,</w:t>
      </w:r>
      <w:r w:rsidR="00ED534D">
        <w:rPr>
          <w:rFonts w:ascii="Times New Roman" w:hAnsi="Times New Roman" w:cs="Times New Roman"/>
        </w:rPr>
        <w:t xml:space="preserve"> IUCN</w:t>
      </w:r>
      <w:r w:rsidR="00A73D92">
        <w:rPr>
          <w:rFonts w:ascii="Times New Roman" w:hAnsi="Times New Roman" w:cs="Times New Roman"/>
        </w:rPr>
        <w:t xml:space="preserve"> </w:t>
      </w:r>
      <w:r w:rsidR="00A73D92">
        <w:rPr>
          <w:rFonts w:ascii="Times New Roman" w:hAnsi="Times New Roman" w:cs="Times New Roman"/>
        </w:rPr>
        <w:fldChar w:fldCharType="begin"/>
      </w:r>
      <w:r w:rsidR="00F05DFA">
        <w:rPr>
          <w:rFonts w:ascii="Times New Roman" w:hAnsi="Times New Roman" w:cs="Times New Roman"/>
        </w:rPr>
        <w:instrText xml:space="preserve"> ADDIN ZOTERO_ITEM {"citationID":"uRudp8oO","properties":{"formattedCitation":"[16]","plainCitation":"[16]"},"citationItems":[{"id":1899,"uris":["http://zotero.org/groups/54759/items/FRMMSI35"],"uri":["http://zotero.org/groups/54759/items/FRMMSI35"]}]} </w:instrText>
      </w:r>
      <w:r w:rsidR="00A73D92">
        <w:rPr>
          <w:rFonts w:ascii="Times New Roman" w:hAnsi="Times New Roman" w:cs="Times New Roman"/>
        </w:rPr>
        <w:fldChar w:fldCharType="separate"/>
      </w:r>
      <w:r w:rsidR="00F05DFA">
        <w:rPr>
          <w:rFonts w:ascii="Times New Roman" w:hAnsi="Times New Roman" w:cs="Times New Roman"/>
        </w:rPr>
        <w:t>[16]</w:t>
      </w:r>
      <w:r w:rsidR="00A73D92">
        <w:rPr>
          <w:rFonts w:ascii="Times New Roman" w:hAnsi="Times New Roman" w:cs="Times New Roman"/>
        </w:rPr>
        <w:fldChar w:fldCharType="end"/>
      </w:r>
      <w:r w:rsidR="00A73D92">
        <w:rPr>
          <w:rFonts w:ascii="Times New Roman" w:hAnsi="Times New Roman" w:cs="Times New Roman"/>
        </w:rPr>
        <w:t>,</w:t>
      </w:r>
      <w:r w:rsidR="002A3BB3">
        <w:rPr>
          <w:rFonts w:ascii="Times New Roman" w:hAnsi="Times New Roman" w:cs="Times New Roman"/>
        </w:rPr>
        <w:t xml:space="preserve"> and BirdL</w:t>
      </w:r>
      <w:r w:rsidR="00C9632C">
        <w:rPr>
          <w:rFonts w:ascii="Times New Roman" w:hAnsi="Times New Roman" w:cs="Times New Roman"/>
        </w:rPr>
        <w:t xml:space="preserve">ife </w:t>
      </w:r>
      <w:r w:rsidR="00C9632C" w:rsidRPr="00BB4AF5">
        <w:rPr>
          <w:rFonts w:ascii="Times New Roman" w:hAnsi="Times New Roman" w:cs="Times New Roman"/>
        </w:rPr>
        <w:t>Intern</w:t>
      </w:r>
      <w:r w:rsidR="00E33A4E" w:rsidRPr="00BB4AF5">
        <w:rPr>
          <w:rFonts w:ascii="Times New Roman" w:hAnsi="Times New Roman" w:cs="Times New Roman"/>
        </w:rPr>
        <w:t>ational</w:t>
      </w:r>
      <w:r w:rsidR="00ED534D" w:rsidRPr="00BB4AF5">
        <w:rPr>
          <w:rFonts w:ascii="Times New Roman" w:hAnsi="Times New Roman" w:cs="Times New Roman"/>
        </w:rPr>
        <w:t xml:space="preserve"> </w:t>
      </w:r>
      <w:r w:rsidR="006D59BB" w:rsidRPr="00BB4AF5">
        <w:rPr>
          <w:rFonts w:ascii="Times New Roman" w:hAnsi="Times New Roman" w:cs="Times New Roman"/>
        </w:rPr>
        <w:fldChar w:fldCharType="begin"/>
      </w:r>
      <w:r w:rsidR="00F05DFA">
        <w:rPr>
          <w:rFonts w:ascii="Times New Roman" w:hAnsi="Times New Roman" w:cs="Times New Roman"/>
        </w:rPr>
        <w:instrText xml:space="preserve"> ADDIN ZOTERO_ITEM {"citationID":"h8urrfoco","properties":{"formattedCitation":"[17]","plainCitation":"[17]"},"citationItems":[{"id":1401,"uris":["http://zotero.org/groups/54759/items/NQFGT4DU"],"uri":["http://zotero.org/groups/54759/items/NQFGT4DU"]}]} </w:instrText>
      </w:r>
      <w:r w:rsidR="006D59BB" w:rsidRPr="00BB4AF5">
        <w:rPr>
          <w:rFonts w:ascii="Times New Roman" w:hAnsi="Times New Roman" w:cs="Times New Roman"/>
        </w:rPr>
        <w:fldChar w:fldCharType="separate"/>
      </w:r>
      <w:r w:rsidR="00F05DFA">
        <w:rPr>
          <w:rFonts w:ascii="Times New Roman" w:hAnsi="Times New Roman" w:cs="Times New Roman"/>
        </w:rPr>
        <w:t>[17]</w:t>
      </w:r>
      <w:r w:rsidR="006D59BB" w:rsidRPr="00BB4AF5">
        <w:rPr>
          <w:rFonts w:ascii="Times New Roman" w:hAnsi="Times New Roman" w:cs="Times New Roman"/>
        </w:rPr>
        <w:fldChar w:fldCharType="end"/>
      </w:r>
      <w:r w:rsidR="006D59BB" w:rsidRPr="00BB4AF5">
        <w:rPr>
          <w:rFonts w:ascii="Times New Roman" w:eastAsia="Times New Roman" w:hAnsi="Times New Roman" w:cs="Times New Roman"/>
          <w:color w:val="222222"/>
          <w:shd w:val="clear" w:color="auto" w:fill="FFFFFF"/>
        </w:rPr>
        <w:fldChar w:fldCharType="begin"/>
      </w:r>
      <w:r w:rsidR="00F05DFA">
        <w:rPr>
          <w:rFonts w:ascii="Times New Roman" w:eastAsia="Times New Roman" w:hAnsi="Times New Roman" w:cs="Times New Roman"/>
          <w:color w:val="222222"/>
          <w:shd w:val="clear" w:color="auto" w:fill="FFFFFF"/>
        </w:rPr>
        <w:instrText xml:space="preserve"> ADDIN ZOTERO_ITEM {"citationID":"2l1ck2iq0r","properties":{"formattedCitation":"[18]","plainCitation":"[18]"},"citationItems":[{"id":1914,"uris":["http://zotero.org/groups/54759/items/EBBSZFIQ"],"uri":["http://zotero.org/groups/54759/items/EBBSZFIQ"]}]} </w:instrText>
      </w:r>
      <w:r w:rsidR="006D59BB" w:rsidRPr="00BB4AF5">
        <w:rPr>
          <w:rFonts w:ascii="Times New Roman" w:eastAsia="Times New Roman" w:hAnsi="Times New Roman" w:cs="Times New Roman"/>
          <w:color w:val="222222"/>
          <w:shd w:val="clear" w:color="auto" w:fill="FFFFFF"/>
        </w:rPr>
        <w:fldChar w:fldCharType="separate"/>
      </w:r>
      <w:r w:rsidR="00F05DFA">
        <w:rPr>
          <w:rFonts w:ascii="Times New Roman" w:eastAsia="Times New Roman" w:hAnsi="Times New Roman" w:cs="Times New Roman"/>
          <w:noProof/>
          <w:color w:val="222222"/>
          <w:shd w:val="clear" w:color="auto" w:fill="FFFFFF"/>
        </w:rPr>
        <w:t>[18]</w:t>
      </w:r>
      <w:r w:rsidR="006D59BB" w:rsidRPr="00BB4AF5">
        <w:rPr>
          <w:rFonts w:ascii="Times New Roman" w:eastAsia="Times New Roman" w:hAnsi="Times New Roman" w:cs="Times New Roman"/>
          <w:color w:val="222222"/>
          <w:shd w:val="clear" w:color="auto" w:fill="FFFFFF"/>
        </w:rPr>
        <w:fldChar w:fldCharType="end"/>
      </w:r>
      <w:r w:rsidR="002A3BB3" w:rsidRPr="00BB4AF5">
        <w:rPr>
          <w:rFonts w:ascii="Times New Roman" w:hAnsi="Times New Roman" w:cs="Times New Roman"/>
        </w:rPr>
        <w:t xml:space="preserve"> </w:t>
      </w:r>
      <w:r w:rsidR="00A73D92" w:rsidRPr="00BB4AF5">
        <w:rPr>
          <w:rFonts w:ascii="Times New Roman" w:hAnsi="Times New Roman" w:cs="Times New Roman"/>
        </w:rPr>
        <w:t>spatial</w:t>
      </w:r>
      <w:r w:rsidR="00A73D92">
        <w:rPr>
          <w:rFonts w:ascii="Times New Roman" w:hAnsi="Times New Roman" w:cs="Times New Roman"/>
        </w:rPr>
        <w:t xml:space="preserve"> data </w:t>
      </w:r>
      <w:r w:rsidR="002A3BB3">
        <w:rPr>
          <w:rFonts w:ascii="Times New Roman" w:hAnsi="Times New Roman" w:cs="Times New Roman"/>
        </w:rPr>
        <w:t>for species ranges</w:t>
      </w:r>
      <w:r w:rsidRPr="000B7C69">
        <w:rPr>
          <w:rFonts w:ascii="Times New Roman" w:hAnsi="Times New Roman" w:cs="Times New Roman"/>
        </w:rPr>
        <w:t xml:space="preserve">. First, we were able to include </w:t>
      </w:r>
      <w:r w:rsidR="002A3BB3">
        <w:rPr>
          <w:rFonts w:ascii="Times New Roman" w:hAnsi="Times New Roman" w:cs="Times New Roman"/>
        </w:rPr>
        <w:t>171</w:t>
      </w:r>
      <w:r w:rsidR="00FA6DBD">
        <w:rPr>
          <w:rFonts w:ascii="Times New Roman" w:hAnsi="Times New Roman" w:cs="Times New Roman"/>
        </w:rPr>
        <w:t>7</w:t>
      </w:r>
      <w:r w:rsidRPr="000B7C69">
        <w:rPr>
          <w:rFonts w:ascii="Times New Roman" w:hAnsi="Times New Roman" w:cs="Times New Roman"/>
        </w:rPr>
        <w:t xml:space="preserve"> </w:t>
      </w:r>
      <w:r w:rsidR="00AB571E" w:rsidRPr="000B7C69">
        <w:rPr>
          <w:rFonts w:ascii="Times New Roman" w:hAnsi="Times New Roman" w:cs="Times New Roman"/>
        </w:rPr>
        <w:t xml:space="preserve">more species </w:t>
      </w:r>
      <w:r w:rsidRPr="000B7C69">
        <w:rPr>
          <w:rFonts w:ascii="Times New Roman" w:hAnsi="Times New Roman" w:cs="Times New Roman"/>
        </w:rPr>
        <w:t xml:space="preserve">than </w:t>
      </w:r>
      <w:r w:rsidR="00ED534D">
        <w:rPr>
          <w:rFonts w:ascii="Times New Roman" w:hAnsi="Times New Roman" w:cs="Times New Roman"/>
        </w:rPr>
        <w:t>the 201</w:t>
      </w:r>
      <w:r w:rsidR="00FA6DBD">
        <w:rPr>
          <w:rFonts w:ascii="Times New Roman" w:hAnsi="Times New Roman" w:cs="Times New Roman"/>
        </w:rPr>
        <w:t>3</w:t>
      </w:r>
      <w:r w:rsidRPr="000B7C69">
        <w:rPr>
          <w:rFonts w:ascii="Times New Roman" w:hAnsi="Times New Roman" w:cs="Times New Roman"/>
        </w:rPr>
        <w:t xml:space="preserve"> </w:t>
      </w:r>
      <w:r w:rsidRPr="00C9632C">
        <w:rPr>
          <w:rFonts w:ascii="Times New Roman" w:hAnsi="Times New Roman" w:cs="Times New Roman"/>
        </w:rPr>
        <w:t xml:space="preserve">assessment </w:t>
      </w:r>
      <w:r w:rsidR="00E7488B" w:rsidRPr="00C9632C">
        <w:rPr>
          <w:rFonts w:ascii="Times New Roman" w:hAnsi="Times New Roman" w:cs="Times New Roman"/>
        </w:rPr>
        <w:fldChar w:fldCharType="begin"/>
      </w:r>
      <w:r w:rsidR="00E7488B" w:rsidRPr="00C9632C">
        <w:rPr>
          <w:rFonts w:ascii="Times New Roman" w:hAnsi="Times New Roman" w:cs="Times New Roman"/>
        </w:rPr>
        <w:instrText xml:space="preserve"> ADDIN EN.CITE &lt;EndNote&gt;&lt;Cite&gt;&lt;Author&gt;Halpern&lt;/Author&gt;&lt;Year&gt;2015&lt;/Year&gt;&lt;RecNum&gt;1154&lt;/RecNum&gt;&lt;DisplayText&gt;(Halpern et al., 2015)&lt;/DisplayText&gt;&lt;record&gt;&lt;rec-number&gt;1154&lt;/rec-number&gt;&lt;foreign-keys&gt;&lt;key app="EN" db-id="5rtv5sevbz52wueswtrvxvwytpfzvr9xextz"&gt;1154&lt;/key&gt;&lt;/foreign-keys&gt;&lt;ref-type name="Journal Article"&gt;17&lt;/ref-type&gt;&lt;contributors&gt;&lt;authors&gt;&lt;author&gt;Halpern, B. S.&lt;/author&gt;&lt;author&gt;Longo, C.&lt;/author&gt;&lt;author&gt;Lowndes, J.S.&lt;/author&gt;&lt;author&gt;Best, B. D.&lt;/author&gt;&lt;author&gt;Frazier, M.&lt;/author&gt;&lt;author&gt;Katona, S. K.&lt;/author&gt;&lt;author&gt;Kleisner, K.M.&lt;/author&gt;&lt;author&gt;Rosenberg, A.A.&lt;/author&gt;&lt;author&gt;Scarborough, C.&lt;/author&gt;&lt;author&gt;Selig, E.R.&lt;/author&gt;&lt;/authors&gt;&lt;/contributors&gt;&lt;titles&gt;&lt;title&gt;Patterns and emerging trends in global ocean health&lt;/title&gt;&lt;secondary-title&gt;Plos One&lt;/secondary-title&gt;&lt;/titles&gt;&lt;periodical&gt;&lt;full-title&gt;Plos One&lt;/full-title&gt;&lt;/periodical&gt;&lt;volume&gt;DOI:10.1371/journal.pone.0117863&lt;/volume&gt;&lt;dates&gt;&lt;year&gt;2015&lt;/year&gt;&lt;/dates&gt;&lt;urls&gt;&lt;/urls&gt;&lt;/record&gt;&lt;/Cite&gt;&lt;/EndNote&gt;</w:instrText>
      </w:r>
      <w:r w:rsidR="00E7488B" w:rsidRPr="00C9632C">
        <w:rPr>
          <w:rFonts w:ascii="Times New Roman" w:hAnsi="Times New Roman" w:cs="Times New Roman"/>
        </w:rPr>
        <w:fldChar w:fldCharType="end"/>
      </w:r>
      <w:r w:rsidR="006D59BB" w:rsidRPr="00C9632C">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{"citationID":"3C48vHn9","properties":{"formattedCitation":"[11]","plainCitation":"[11]"},"citationItems":[{"id":1503,"uris":["http://zotero.org/groups/54759/items/6792DN8C"],"uri":["http://zotero.org/groups/54759/items/6792DN8C"]}]} </w:instrText>
      </w:r>
      <w:r w:rsidR="006D59BB" w:rsidRPr="00C9632C">
        <w:rPr>
          <w:rFonts w:ascii="Times New Roman" w:hAnsi="Times New Roman" w:cs="Times New Roman"/>
          <w:noProof/>
        </w:rPr>
        <w:fldChar w:fldCharType="separate"/>
      </w:r>
      <w:r w:rsidR="00F05DFA">
        <w:rPr>
          <w:rFonts w:ascii="Times New Roman" w:hAnsi="Times New Roman" w:cs="Times New Roman"/>
          <w:noProof/>
        </w:rPr>
        <w:t>[11]</w:t>
      </w:r>
      <w:r w:rsidR="006D59BB" w:rsidRPr="00C9632C">
        <w:rPr>
          <w:rFonts w:ascii="Times New Roman" w:hAnsi="Times New Roman" w:cs="Times New Roman"/>
          <w:noProof/>
        </w:rPr>
        <w:fldChar w:fldCharType="end"/>
      </w:r>
      <w:r w:rsidR="00FA6DBD" w:rsidRPr="00C9632C">
        <w:rPr>
          <w:rFonts w:ascii="Times New Roman" w:hAnsi="Times New Roman" w:cs="Times New Roman"/>
        </w:rPr>
        <w:t xml:space="preserve"> </w:t>
      </w:r>
      <w:r w:rsidRPr="00C9632C">
        <w:rPr>
          <w:rFonts w:ascii="Times New Roman" w:hAnsi="Times New Roman" w:cs="Times New Roman"/>
        </w:rPr>
        <w:t>for</w:t>
      </w:r>
      <w:r w:rsidRPr="000B7C69">
        <w:rPr>
          <w:rFonts w:ascii="Times New Roman" w:hAnsi="Times New Roman" w:cs="Times New Roman"/>
        </w:rPr>
        <w:t xml:space="preserve"> a total of </w:t>
      </w:r>
      <w:r w:rsidR="002A3BB3">
        <w:rPr>
          <w:rFonts w:ascii="Times New Roman" w:hAnsi="Times New Roman" w:cs="Times New Roman"/>
        </w:rPr>
        <w:t>7797</w:t>
      </w:r>
      <w:r w:rsidRPr="000B7C69">
        <w:rPr>
          <w:rFonts w:ascii="Times New Roman" w:hAnsi="Times New Roman" w:cs="Times New Roman"/>
        </w:rPr>
        <w:t xml:space="preserve"> species</w:t>
      </w:r>
      <w:r w:rsidR="00413D42">
        <w:rPr>
          <w:rFonts w:ascii="Times New Roman" w:hAnsi="Times New Roman" w:cs="Times New Roman"/>
        </w:rPr>
        <w:t xml:space="preserve"> </w:t>
      </w:r>
      <w:r w:rsidR="002A3BB3">
        <w:rPr>
          <w:rFonts w:ascii="Times New Roman" w:hAnsi="Times New Roman" w:cs="Times New Roman"/>
        </w:rPr>
        <w:t>(2326</w:t>
      </w:r>
      <w:r w:rsidR="00FA6DBD">
        <w:rPr>
          <w:rFonts w:ascii="Times New Roman" w:hAnsi="Times New Roman" w:cs="Times New Roman"/>
        </w:rPr>
        <w:t xml:space="preserve"> more than the 2015</w:t>
      </w:r>
      <w:r w:rsidR="00413D42">
        <w:rPr>
          <w:rFonts w:ascii="Times New Roman" w:hAnsi="Times New Roman" w:cs="Times New Roman"/>
        </w:rPr>
        <w:t xml:space="preserve"> assessment</w:t>
      </w:r>
      <w:r w:rsidRPr="000B7C69">
        <w:rPr>
          <w:rFonts w:ascii="Times New Roman" w:hAnsi="Times New Roman" w:cs="Times New Roman"/>
        </w:rPr>
        <w:t>)</w:t>
      </w:r>
      <w:r w:rsidR="002A3BB3">
        <w:rPr>
          <w:rFonts w:ascii="Times New Roman" w:hAnsi="Times New Roman" w:cs="Times New Roman"/>
        </w:rPr>
        <w:t>. Overall increase since 2015 was</w:t>
      </w:r>
      <w:r w:rsidRPr="000B7C69">
        <w:rPr>
          <w:rFonts w:ascii="Times New Roman" w:hAnsi="Times New Roman" w:cs="Times New Roman"/>
        </w:rPr>
        <w:t xml:space="preserve"> due to </w:t>
      </w:r>
      <w:r w:rsidR="006C4FA5">
        <w:rPr>
          <w:rFonts w:ascii="Times New Roman" w:hAnsi="Times New Roman" w:cs="Times New Roman"/>
        </w:rPr>
        <w:t>changes</w:t>
      </w:r>
      <w:r w:rsidRPr="000B7C69">
        <w:rPr>
          <w:rFonts w:ascii="Times New Roman" w:hAnsi="Times New Roman" w:cs="Times New Roman"/>
        </w:rPr>
        <w:t xml:space="preserve"> in the number of species covered by both IUCN (</w:t>
      </w:r>
      <w:r w:rsidR="006C4FA5">
        <w:rPr>
          <w:rFonts w:ascii="Times New Roman" w:hAnsi="Times New Roman" w:cs="Times New Roman"/>
        </w:rPr>
        <w:t>260 fewer</w:t>
      </w:r>
      <w:r w:rsidRPr="000B7C69">
        <w:rPr>
          <w:rFonts w:ascii="Times New Roman" w:hAnsi="Times New Roman" w:cs="Times New Roman"/>
        </w:rPr>
        <w:t xml:space="preserve"> species</w:t>
      </w:r>
      <w:r w:rsidR="006C4FA5">
        <w:rPr>
          <w:rFonts w:ascii="Times New Roman" w:hAnsi="Times New Roman" w:cs="Times New Roman"/>
        </w:rPr>
        <w:t xml:space="preserve"> due to fixing previous duplicates</w:t>
      </w:r>
      <w:r w:rsidRPr="000B7C69">
        <w:rPr>
          <w:rFonts w:ascii="Times New Roman" w:hAnsi="Times New Roman" w:cs="Times New Roman"/>
        </w:rPr>
        <w:t>) and Aqua</w:t>
      </w:r>
      <w:r w:rsidR="00017A5C">
        <w:rPr>
          <w:rFonts w:ascii="Times New Roman" w:hAnsi="Times New Roman" w:cs="Times New Roman"/>
        </w:rPr>
        <w:t>M</w:t>
      </w:r>
      <w:r w:rsidRPr="000B7C69">
        <w:rPr>
          <w:rFonts w:ascii="Times New Roman" w:hAnsi="Times New Roman" w:cs="Times New Roman"/>
        </w:rPr>
        <w:t>aps (</w:t>
      </w:r>
      <w:r w:rsidR="006C4FA5">
        <w:rPr>
          <w:rFonts w:ascii="Times New Roman" w:hAnsi="Times New Roman" w:cs="Times New Roman"/>
        </w:rPr>
        <w:t>1730</w:t>
      </w:r>
      <w:r w:rsidRPr="000B7C69">
        <w:rPr>
          <w:rFonts w:ascii="Times New Roman" w:hAnsi="Times New Roman" w:cs="Times New Roman"/>
        </w:rPr>
        <w:t xml:space="preserve"> new species) and </w:t>
      </w:r>
      <w:r w:rsidR="007A19F2">
        <w:rPr>
          <w:rFonts w:ascii="Times New Roman" w:hAnsi="Times New Roman" w:cs="Times New Roman"/>
        </w:rPr>
        <w:t xml:space="preserve">to </w:t>
      </w:r>
      <w:r w:rsidRPr="000B7C69">
        <w:rPr>
          <w:rFonts w:ascii="Times New Roman" w:hAnsi="Times New Roman" w:cs="Times New Roman"/>
        </w:rPr>
        <w:t>the inclusion of seabird data from BirdLife International Birds of the World (</w:t>
      </w:r>
      <w:r w:rsidR="006C4FA5">
        <w:rPr>
          <w:rFonts w:ascii="Times New Roman" w:hAnsi="Times New Roman" w:cs="Times New Roman"/>
        </w:rPr>
        <w:t>856</w:t>
      </w:r>
      <w:r w:rsidRPr="000B7C69">
        <w:rPr>
          <w:rFonts w:ascii="Times New Roman" w:hAnsi="Times New Roman" w:cs="Times New Roman"/>
        </w:rPr>
        <w:t xml:space="preserve"> new species). Second, for AquaMaps data we changed the threshold for </w:t>
      </w:r>
      <w:r w:rsidR="002A3BB3">
        <w:rPr>
          <w:rFonts w:ascii="Times New Roman" w:hAnsi="Times New Roman" w:cs="Times New Roman"/>
        </w:rPr>
        <w:t xml:space="preserve">identifying </w:t>
      </w:r>
      <w:r w:rsidRPr="000B7C69">
        <w:rPr>
          <w:rFonts w:ascii="Times New Roman" w:hAnsi="Times New Roman" w:cs="Times New Roman"/>
        </w:rPr>
        <w:t>a species</w:t>
      </w:r>
      <w:r w:rsidR="002A3BB3">
        <w:rPr>
          <w:rFonts w:ascii="Times New Roman" w:hAnsi="Times New Roman" w:cs="Times New Roman"/>
        </w:rPr>
        <w:t>’ range</w:t>
      </w:r>
      <w:r w:rsidRPr="000B7C69">
        <w:rPr>
          <w:rFonts w:ascii="Times New Roman" w:hAnsi="Times New Roman" w:cs="Times New Roman"/>
        </w:rPr>
        <w:t xml:space="preserve"> to have a ‘probability of occurrence’ greater than zero instead of the previous threshold of 40% to better approximate the IUCN ‘extent of occurrence’ to make the datasets more comparable</w:t>
      </w:r>
      <w:r w:rsidR="00A73D92">
        <w:rPr>
          <w:rFonts w:ascii="Times New Roman" w:hAnsi="Times New Roman" w:cs="Times New Roman"/>
        </w:rPr>
        <w:t xml:space="preserve"> </w:t>
      </w:r>
      <w:r w:rsidR="00A73D92" w:rsidRPr="00077C4A">
        <w:rPr>
          <w:rFonts w:ascii="Times New Roman" w:hAnsi="Times New Roman" w:cs="Times New Roman"/>
        </w:rPr>
        <w:fldChar w:fldCharType="begin"/>
      </w:r>
      <w:r w:rsidR="00F05DFA" w:rsidRPr="00077C4A">
        <w:rPr>
          <w:rFonts w:ascii="Times New Roman" w:hAnsi="Times New Roman" w:cs="Times New Roman"/>
        </w:rPr>
        <w:instrText xml:space="preserve"> ADDIN ZOTERO_ITEM {"citationID":"2b0uhaqv57","properties":{"formattedCitation":"[19]","plainCitation":"[19]"},"citationItems":[{"id":2372,"uris":["http://zotero.org/groups/54759/items/JKCHMPE6"],"uri":["http://zotero.org/groups/54759/items/JKCHMPE6"]}]} </w:instrText>
      </w:r>
      <w:r w:rsidR="00A73D92" w:rsidRPr="00077C4A">
        <w:rPr>
          <w:rFonts w:ascii="Times New Roman" w:hAnsi="Times New Roman" w:cs="Times New Roman"/>
        </w:rPr>
        <w:fldChar w:fldCharType="separate"/>
      </w:r>
      <w:r w:rsidR="00F05DFA" w:rsidRPr="00077C4A">
        <w:rPr>
          <w:rFonts w:ascii="Times New Roman" w:hAnsi="Times New Roman"/>
        </w:rPr>
        <w:t>[19]</w:t>
      </w:r>
      <w:r w:rsidR="00A73D92" w:rsidRPr="00077C4A">
        <w:rPr>
          <w:rFonts w:ascii="Times New Roman" w:hAnsi="Times New Roman" w:cs="Times New Roman"/>
        </w:rPr>
        <w:fldChar w:fldCharType="end"/>
      </w:r>
      <w:r w:rsidR="00A73D92" w:rsidRPr="00077C4A">
        <w:rPr>
          <w:rFonts w:ascii="Times New Roman" w:hAnsi="Times New Roman" w:cs="Times New Roman"/>
        </w:rPr>
        <w:t>.</w:t>
      </w:r>
      <w:r w:rsidR="001C59F9">
        <w:rPr>
          <w:rFonts w:ascii="Times New Roman" w:hAnsi="Times New Roman" w:cs="Times New Roman"/>
        </w:rPr>
        <w:t xml:space="preserve"> </w:t>
      </w:r>
      <w:r w:rsidR="005B1FFC" w:rsidRPr="000B7C69">
        <w:rPr>
          <w:rFonts w:ascii="Times New Roman" w:hAnsi="Times New Roman" w:cs="Times New Roman"/>
        </w:rPr>
        <w:t>This change led to broader predicted ranges for most species</w:t>
      </w:r>
      <w:r w:rsidR="00FB547B">
        <w:rPr>
          <w:rFonts w:ascii="Times New Roman" w:hAnsi="Times New Roman" w:cs="Times New Roman"/>
        </w:rPr>
        <w:t>,</w:t>
      </w:r>
      <w:r w:rsidR="005B1FFC" w:rsidRPr="000B7C69">
        <w:rPr>
          <w:rFonts w:ascii="Times New Roman" w:hAnsi="Times New Roman" w:cs="Times New Roman"/>
        </w:rPr>
        <w:t xml:space="preserve"> such that total species count per </w:t>
      </w:r>
      <w:r w:rsidR="002C31A6">
        <w:rPr>
          <w:rFonts w:ascii="Times New Roman" w:hAnsi="Times New Roman" w:cs="Times New Roman"/>
        </w:rPr>
        <w:t>region</w:t>
      </w:r>
      <w:r w:rsidR="005B1FFC" w:rsidRPr="000B7C69">
        <w:rPr>
          <w:rFonts w:ascii="Times New Roman" w:hAnsi="Times New Roman" w:cs="Times New Roman"/>
        </w:rPr>
        <w:t xml:space="preserve"> increased in most cases (</w:t>
      </w:r>
      <w:r w:rsidR="007A19F2">
        <w:rPr>
          <w:rFonts w:ascii="Times New Roman" w:hAnsi="Times New Roman" w:cs="Times New Roman"/>
        </w:rPr>
        <w:t xml:space="preserve">which, in turn, </w:t>
      </w:r>
      <w:r w:rsidR="005B1FFC" w:rsidRPr="000B7C69">
        <w:rPr>
          <w:rFonts w:ascii="Times New Roman" w:hAnsi="Times New Roman" w:cs="Times New Roman"/>
        </w:rPr>
        <w:t>increas</w:t>
      </w:r>
      <w:r w:rsidR="007A19F2">
        <w:rPr>
          <w:rFonts w:ascii="Times New Roman" w:hAnsi="Times New Roman" w:cs="Times New Roman"/>
        </w:rPr>
        <w:t>ed</w:t>
      </w:r>
      <w:r w:rsidR="005B1FFC" w:rsidRPr="000B7C69">
        <w:rPr>
          <w:rFonts w:ascii="Times New Roman" w:hAnsi="Times New Roman" w:cs="Times New Roman"/>
        </w:rPr>
        <w:t xml:space="preserve"> the number of both at risk and least concern status species). Finally, where IUCN spatial data included distinct locations for subpopulations (some marine mammals and sea turtles), we assessed risk categories at the subpopulation level rather than for the species as a whole. This </w:t>
      </w:r>
      <w:r w:rsidR="002A3BB3" w:rsidRPr="00364CB5">
        <w:rPr>
          <w:rFonts w:ascii="Times New Roman" w:hAnsi="Times New Roman" w:cs="Times New Roman"/>
        </w:rPr>
        <w:t>change impacted a small fraction of species (12 species with 28 spat</w:t>
      </w:r>
      <w:r w:rsidR="002A3BB3">
        <w:rPr>
          <w:rFonts w:ascii="Times New Roman" w:hAnsi="Times New Roman" w:cs="Times New Roman"/>
        </w:rPr>
        <w:t>ially identified subpopulations;</w:t>
      </w:r>
      <w:r w:rsidR="002A3BB3" w:rsidRPr="00364CB5">
        <w:rPr>
          <w:rFonts w:ascii="Times New Roman" w:hAnsi="Times New Roman" w:cs="Times New Roman"/>
        </w:rPr>
        <w:t xml:space="preserve"> 0.15% of included species) </w:t>
      </w:r>
      <w:r w:rsidR="005B1FFC" w:rsidRPr="000B7C69">
        <w:rPr>
          <w:rFonts w:ascii="Times New Roman" w:hAnsi="Times New Roman" w:cs="Times New Roman"/>
        </w:rPr>
        <w:t>but was</w:t>
      </w:r>
      <w:r w:rsidR="00FB547B">
        <w:rPr>
          <w:rFonts w:ascii="Times New Roman" w:hAnsi="Times New Roman" w:cs="Times New Roman"/>
        </w:rPr>
        <w:t xml:space="preserve"> done to ensure inclusion of</w:t>
      </w:r>
      <w:r w:rsidR="007A19F2">
        <w:rPr>
          <w:rFonts w:ascii="Times New Roman" w:hAnsi="Times New Roman" w:cs="Times New Roman"/>
        </w:rPr>
        <w:t xml:space="preserve"> </w:t>
      </w:r>
      <w:r w:rsidR="005B1FFC" w:rsidRPr="000B7C69">
        <w:rPr>
          <w:rFonts w:ascii="Times New Roman" w:hAnsi="Times New Roman" w:cs="Times New Roman"/>
        </w:rPr>
        <w:t>the best available information on species status.</w:t>
      </w:r>
    </w:p>
    <w:p w14:paraId="1A12F791" w14:textId="77777777" w:rsidR="00AB571E" w:rsidRPr="000B7C69" w:rsidRDefault="00AB571E" w:rsidP="00AB1423">
      <w:pPr>
        <w:rPr>
          <w:rFonts w:ascii="Times New Roman" w:hAnsi="Times New Roman" w:cs="Times New Roman"/>
        </w:rPr>
      </w:pPr>
    </w:p>
    <w:p w14:paraId="55A6DAC4" w14:textId="77777777" w:rsidR="007D49AE" w:rsidRPr="007D49AE" w:rsidRDefault="00AB571E" w:rsidP="00AB1423">
      <w:pPr>
        <w:rPr>
          <w:ins w:id="98" w:author="Melanie Frazier" w:date="2017-05-15T11:28:00Z"/>
          <w:rFonts w:ascii="Times New Roman" w:hAnsi="Times New Roman" w:cs="Times New Roman"/>
          <w:b/>
          <w:sz w:val="28"/>
          <w:szCs w:val="28"/>
          <w:rPrChange w:id="99" w:author="Melanie Frazier" w:date="2017-05-15T11:28:00Z">
            <w:rPr>
              <w:ins w:id="100" w:author="Melanie Frazier" w:date="2017-05-15T11:28:00Z"/>
              <w:rFonts w:ascii="Times New Roman" w:hAnsi="Times New Roman" w:cs="Times New Roman"/>
            </w:rPr>
          </w:rPrChange>
        </w:rPr>
      </w:pPr>
      <w:r w:rsidRPr="007D49AE">
        <w:rPr>
          <w:rFonts w:ascii="Times New Roman" w:hAnsi="Times New Roman" w:cs="Times New Roman"/>
          <w:b/>
          <w:sz w:val="28"/>
          <w:szCs w:val="28"/>
          <w:rPrChange w:id="101" w:author="Melanie Frazier" w:date="2017-05-15T11:28:00Z">
            <w:rPr>
              <w:rFonts w:ascii="Times New Roman" w:hAnsi="Times New Roman" w:cs="Times New Roman"/>
              <w:u w:val="single"/>
            </w:rPr>
          </w:rPrChange>
        </w:rPr>
        <w:t>Sense of place, iconic species</w:t>
      </w:r>
      <w:del w:id="102" w:author="Melanie Frazier" w:date="2017-05-15T11:28:00Z">
        <w:r w:rsidRPr="007D49AE" w:rsidDel="007D49AE">
          <w:rPr>
            <w:rFonts w:ascii="Times New Roman" w:hAnsi="Times New Roman" w:cs="Times New Roman"/>
            <w:b/>
            <w:sz w:val="28"/>
            <w:szCs w:val="28"/>
            <w:rPrChange w:id="103" w:author="Melanie Frazier" w:date="2017-05-15T11:28:00Z">
              <w:rPr>
                <w:rFonts w:ascii="Times New Roman" w:hAnsi="Times New Roman" w:cs="Times New Roman"/>
              </w:rPr>
            </w:rPrChange>
          </w:rPr>
          <w:delText>:</w:delText>
        </w:r>
      </w:del>
      <w:r w:rsidRPr="007D49AE">
        <w:rPr>
          <w:rFonts w:ascii="Times New Roman" w:hAnsi="Times New Roman" w:cs="Times New Roman"/>
          <w:b/>
          <w:sz w:val="28"/>
          <w:szCs w:val="28"/>
          <w:rPrChange w:id="104" w:author="Melanie Frazier" w:date="2017-05-15T11:28:00Z">
            <w:rPr>
              <w:rFonts w:ascii="Times New Roman" w:hAnsi="Times New Roman" w:cs="Times New Roman"/>
            </w:rPr>
          </w:rPrChange>
        </w:rPr>
        <w:t xml:space="preserve"> </w:t>
      </w:r>
    </w:p>
    <w:p w14:paraId="5546BA37" w14:textId="77777777" w:rsidR="007D49AE" w:rsidRDefault="007D49AE" w:rsidP="00AB1423">
      <w:pPr>
        <w:rPr>
          <w:ins w:id="105" w:author="Melanie Frazier" w:date="2017-05-15T11:28:00Z"/>
          <w:rFonts w:ascii="Times New Roman" w:hAnsi="Times New Roman" w:cs="Times New Roman"/>
        </w:rPr>
      </w:pPr>
    </w:p>
    <w:p w14:paraId="64B03284" w14:textId="7D237B86" w:rsidR="00AB571E" w:rsidRPr="000B7C69" w:rsidRDefault="000B7C69" w:rsidP="007D49AE">
      <w:pPr>
        <w:ind w:firstLine="720"/>
        <w:rPr>
          <w:rFonts w:ascii="Times New Roman" w:hAnsi="Times New Roman" w:cs="Times New Roman"/>
        </w:rPr>
        <w:pPrChange w:id="106" w:author="Melanie Frazier" w:date="2017-05-15T11:28:00Z">
          <w:pPr/>
        </w:pPrChange>
      </w:pPr>
      <w:r w:rsidRPr="000B7C69">
        <w:rPr>
          <w:rFonts w:ascii="Times New Roman" w:hAnsi="Times New Roman" w:cs="Times New Roman"/>
        </w:rPr>
        <w:t>All of the changes described above for species biodiversity were applied to iconic species as well</w:t>
      </w:r>
      <w:r w:rsidR="00B11876">
        <w:rPr>
          <w:rFonts w:ascii="Times New Roman" w:hAnsi="Times New Roman" w:cs="Times New Roman"/>
        </w:rPr>
        <w:t>, since iconic species uses a subset of the biodiversity species list</w:t>
      </w:r>
      <w:r w:rsidRPr="000B7C69">
        <w:rPr>
          <w:rFonts w:ascii="Times New Roman" w:hAnsi="Times New Roman" w:cs="Times New Roman"/>
        </w:rPr>
        <w:t>. In addition, we supplemented the global list of per-country iconic species for countries bordering the Baltic Sea with lists developed as part of the Baltic Health Index project because the global list did not include species for the Baltic Sea. Furthermore, to calculate trends in species risk, we identified the history of extinction risk from past Red List threat assessments for each iconic species and applied a linear model across the most recent ten</w:t>
      </w:r>
      <w:r w:rsidR="007A19F2">
        <w:rPr>
          <w:rFonts w:ascii="Times New Roman" w:hAnsi="Times New Roman" w:cs="Times New Roman"/>
        </w:rPr>
        <w:t>-</w:t>
      </w:r>
      <w:r w:rsidRPr="000B7C69">
        <w:rPr>
          <w:rFonts w:ascii="Times New Roman" w:hAnsi="Times New Roman" w:cs="Times New Roman"/>
        </w:rPr>
        <w:t>year period to calculate the mean annual change in extinction risk</w:t>
      </w:r>
      <w:r>
        <w:rPr>
          <w:rFonts w:ascii="Times New Roman" w:hAnsi="Times New Roman" w:cs="Times New Roman"/>
        </w:rPr>
        <w:t>. This latter change provide</w:t>
      </w:r>
      <w:r w:rsidR="007A19F2">
        <w:rPr>
          <w:rFonts w:ascii="Times New Roman" w:hAnsi="Times New Roman" w:cs="Times New Roman"/>
        </w:rPr>
        <w:t>s a</w:t>
      </w:r>
      <w:r>
        <w:rPr>
          <w:rFonts w:ascii="Times New Roman" w:hAnsi="Times New Roman" w:cs="Times New Roman"/>
        </w:rPr>
        <w:t xml:space="preserve"> much more accurate assessment of the trend in status </w:t>
      </w:r>
      <w:r w:rsidR="007A19F2">
        <w:rPr>
          <w:rFonts w:ascii="Times New Roman" w:hAnsi="Times New Roman" w:cs="Times New Roman"/>
        </w:rPr>
        <w:t xml:space="preserve">than </w:t>
      </w:r>
      <w:r>
        <w:rPr>
          <w:rFonts w:ascii="Times New Roman" w:hAnsi="Times New Roman" w:cs="Times New Roman"/>
        </w:rPr>
        <w:t>the previous approach</w:t>
      </w:r>
      <w:r w:rsidR="007A19F2">
        <w:rPr>
          <w:rFonts w:ascii="Times New Roman" w:hAnsi="Times New Roman" w:cs="Times New Roman"/>
        </w:rPr>
        <w:t>, which</w:t>
      </w:r>
      <w:r>
        <w:rPr>
          <w:rFonts w:ascii="Times New Roman" w:hAnsi="Times New Roman" w:cs="Times New Roman"/>
        </w:rPr>
        <w:t xml:space="preserve"> used categorical values of decreasing (-0.5), stable (0.0), or increasing (0.5).</w:t>
      </w:r>
    </w:p>
    <w:p w14:paraId="492CAAB5" w14:textId="77777777" w:rsidR="00AB571E" w:rsidRPr="000B7C69" w:rsidRDefault="00AB571E" w:rsidP="00AB1423">
      <w:pPr>
        <w:rPr>
          <w:rFonts w:ascii="Times New Roman" w:hAnsi="Times New Roman" w:cs="Times New Roman"/>
        </w:rPr>
      </w:pPr>
    </w:p>
    <w:p w14:paraId="75745A2C" w14:textId="77777777" w:rsidR="007D49AE" w:rsidRPr="007D49AE" w:rsidRDefault="00AB571E" w:rsidP="00AB1423">
      <w:pPr>
        <w:rPr>
          <w:ins w:id="107" w:author="Melanie Frazier" w:date="2017-05-15T11:28:00Z"/>
          <w:rFonts w:ascii="Times New Roman" w:hAnsi="Times New Roman" w:cs="Times New Roman"/>
          <w:b/>
          <w:sz w:val="28"/>
          <w:szCs w:val="28"/>
          <w:rPrChange w:id="108" w:author="Melanie Frazier" w:date="2017-05-15T11:28:00Z">
            <w:rPr>
              <w:ins w:id="109" w:author="Melanie Frazier" w:date="2017-05-15T11:28:00Z"/>
              <w:rFonts w:ascii="Times New Roman" w:hAnsi="Times New Roman" w:cs="Times New Roman"/>
            </w:rPr>
          </w:rPrChange>
        </w:rPr>
      </w:pPr>
      <w:r w:rsidRPr="007D49AE">
        <w:rPr>
          <w:rFonts w:ascii="Times New Roman" w:hAnsi="Times New Roman" w:cs="Times New Roman"/>
          <w:b/>
          <w:sz w:val="28"/>
          <w:szCs w:val="28"/>
          <w:rPrChange w:id="110" w:author="Melanie Frazier" w:date="2017-05-15T11:28:00Z">
            <w:rPr>
              <w:rFonts w:ascii="Times New Roman" w:hAnsi="Times New Roman" w:cs="Times New Roman"/>
              <w:u w:val="single"/>
            </w:rPr>
          </w:rPrChange>
        </w:rPr>
        <w:t>Clean waters</w:t>
      </w:r>
      <w:del w:id="111" w:author="Melanie Frazier" w:date="2017-05-15T11:28:00Z">
        <w:r w:rsidRPr="007D49AE" w:rsidDel="007D49AE">
          <w:rPr>
            <w:rFonts w:ascii="Times New Roman" w:hAnsi="Times New Roman" w:cs="Times New Roman"/>
            <w:b/>
            <w:sz w:val="28"/>
            <w:szCs w:val="28"/>
            <w:rPrChange w:id="112" w:author="Melanie Frazier" w:date="2017-05-15T11:28:00Z">
              <w:rPr>
                <w:rFonts w:ascii="Times New Roman" w:hAnsi="Times New Roman" w:cs="Times New Roman"/>
              </w:rPr>
            </w:rPrChange>
          </w:rPr>
          <w:delText>:</w:delText>
        </w:r>
      </w:del>
      <w:r w:rsidRPr="007D49AE">
        <w:rPr>
          <w:rFonts w:ascii="Times New Roman" w:hAnsi="Times New Roman" w:cs="Times New Roman"/>
          <w:b/>
          <w:sz w:val="28"/>
          <w:szCs w:val="28"/>
          <w:rPrChange w:id="113" w:author="Melanie Frazier" w:date="2017-05-15T11:28:00Z">
            <w:rPr>
              <w:rFonts w:ascii="Times New Roman" w:hAnsi="Times New Roman" w:cs="Times New Roman"/>
            </w:rPr>
          </w:rPrChange>
        </w:rPr>
        <w:t xml:space="preserve"> </w:t>
      </w:r>
    </w:p>
    <w:p w14:paraId="1B27EC4C" w14:textId="77777777" w:rsidR="007D49AE" w:rsidRDefault="007D49AE" w:rsidP="00AB1423">
      <w:pPr>
        <w:rPr>
          <w:ins w:id="114" w:author="Melanie Frazier" w:date="2017-05-15T11:28:00Z"/>
          <w:rFonts w:ascii="Times New Roman" w:hAnsi="Times New Roman" w:cs="Times New Roman"/>
        </w:rPr>
      </w:pPr>
    </w:p>
    <w:p w14:paraId="2C1B5D6B" w14:textId="0BB4337D" w:rsidR="00AB571E" w:rsidRPr="000B7C69" w:rsidRDefault="00B02961" w:rsidP="007D49AE">
      <w:pPr>
        <w:ind w:firstLine="720"/>
        <w:rPr>
          <w:rFonts w:ascii="Times New Roman" w:hAnsi="Times New Roman" w:cs="Times New Roman"/>
        </w:rPr>
        <w:pPrChange w:id="115" w:author="Melanie Frazier" w:date="2017-05-15T11:28:00Z">
          <w:pPr/>
        </w:pPrChange>
      </w:pPr>
      <w:r>
        <w:rPr>
          <w:rFonts w:ascii="Times New Roman" w:hAnsi="Times New Roman" w:cs="Times New Roman"/>
        </w:rPr>
        <w:t>We were able to improve our estimate of trends in ocean pollution using newly-available d</w:t>
      </w:r>
      <w:r w:rsidR="004A289C">
        <w:rPr>
          <w:rFonts w:ascii="Times New Roman" w:hAnsi="Times New Roman" w:cs="Times New Roman"/>
        </w:rPr>
        <w:t>ata that estimates the amount of</w:t>
      </w:r>
      <w:r>
        <w:rPr>
          <w:rFonts w:ascii="Times New Roman" w:hAnsi="Times New Roman" w:cs="Times New Roman"/>
        </w:rPr>
        <w:t xml:space="preserve"> land-based plastic waste entering the </w:t>
      </w:r>
      <w:r w:rsidRPr="00C9632C">
        <w:rPr>
          <w:rFonts w:ascii="Times New Roman" w:hAnsi="Times New Roman" w:cs="Times New Roman"/>
        </w:rPr>
        <w:t xml:space="preserve">ocean </w:t>
      </w:r>
      <w:r w:rsidR="00FE5C6C" w:rsidRPr="00C9632C">
        <w:rPr>
          <w:rFonts w:ascii="Times New Roman" w:hAnsi="Times New Roman" w:cs="Times New Roman"/>
        </w:rPr>
        <w:fldChar w:fldCharType="begin"/>
      </w:r>
      <w:r w:rsidR="00F05DFA">
        <w:rPr>
          <w:rFonts w:ascii="Times New Roman" w:hAnsi="Times New Roman" w:cs="Times New Roman"/>
        </w:rPr>
        <w:instrText xml:space="preserve"> ADDIN ZOTERO_ITEM {"citationID":"1d4e3co66g","properties":{"formattedCitation":"[20]","plainCitation":"[20]"},"citationItems":[{"id":2117,"uris":["http://zotero.org/groups/54759/items/B6BGN7EZ"],"uri":["http://zotero.org/groups/54759/items/B6BGN7EZ"]}]} </w:instrText>
      </w:r>
      <w:r w:rsidR="00FE5C6C" w:rsidRPr="00C9632C">
        <w:rPr>
          <w:rFonts w:ascii="Times New Roman" w:hAnsi="Times New Roman" w:cs="Times New Roman"/>
        </w:rPr>
        <w:fldChar w:fldCharType="separate"/>
      </w:r>
      <w:r w:rsidR="00F05DFA">
        <w:rPr>
          <w:rFonts w:ascii="Times New Roman" w:hAnsi="Times New Roman" w:cs="Times New Roman"/>
          <w:noProof/>
        </w:rPr>
        <w:t>[20]</w:t>
      </w:r>
      <w:r w:rsidR="00FE5C6C" w:rsidRPr="00C9632C">
        <w:rPr>
          <w:rFonts w:ascii="Times New Roman" w:hAnsi="Times New Roman" w:cs="Times New Roman"/>
        </w:rPr>
        <w:fldChar w:fldCharType="end"/>
      </w:r>
      <w:r w:rsidRPr="00C9632C">
        <w:rPr>
          <w:rFonts w:ascii="Times New Roman" w:hAnsi="Times New Roman" w:cs="Times New Roman"/>
        </w:rPr>
        <w:t>.  For pr</w:t>
      </w:r>
      <w:r>
        <w:rPr>
          <w:rFonts w:ascii="Times New Roman" w:hAnsi="Times New Roman" w:cs="Times New Roman"/>
        </w:rPr>
        <w:t>evious assessments, we</w:t>
      </w:r>
      <w:r w:rsidRPr="000B7C69">
        <w:rPr>
          <w:rFonts w:ascii="Times New Roman" w:hAnsi="Times New Roman" w:cs="Times New Roman"/>
        </w:rPr>
        <w:t xml:space="preserve"> </w:t>
      </w:r>
      <w:r>
        <w:rPr>
          <w:rFonts w:ascii="Times New Roman" w:hAnsi="Times New Roman" w:cs="Times New Roman"/>
        </w:rPr>
        <w:t xml:space="preserve">inferred trends </w:t>
      </w:r>
      <w:r w:rsidRPr="000B7C69">
        <w:rPr>
          <w:rFonts w:ascii="Times New Roman" w:hAnsi="Times New Roman" w:cs="Times New Roman"/>
        </w:rPr>
        <w:t>indirectly from changes in coastal population density</w:t>
      </w:r>
      <w:r>
        <w:rPr>
          <w:rFonts w:ascii="Times New Roman" w:hAnsi="Times New Roman" w:cs="Times New Roman"/>
        </w:rPr>
        <w:t>.</w:t>
      </w:r>
    </w:p>
    <w:p w14:paraId="1D02226D" w14:textId="77777777" w:rsidR="00AB571E" w:rsidRPr="000B7C69" w:rsidRDefault="00AB571E" w:rsidP="00AB1423">
      <w:pPr>
        <w:rPr>
          <w:rFonts w:ascii="Times New Roman" w:hAnsi="Times New Roman" w:cs="Times New Roman"/>
        </w:rPr>
      </w:pPr>
    </w:p>
    <w:p w14:paraId="73653F88" w14:textId="42FCE541" w:rsidR="004129BE" w:rsidRPr="007D49AE" w:rsidRDefault="004129BE" w:rsidP="00E26324">
      <w:pPr>
        <w:outlineLvl w:val="0"/>
        <w:rPr>
          <w:rFonts w:ascii="Times New Roman" w:hAnsi="Times New Roman" w:cs="Times New Roman"/>
          <w:b/>
          <w:sz w:val="32"/>
          <w:szCs w:val="32"/>
          <w:rPrChange w:id="116" w:author="Melanie Frazier" w:date="2017-05-15T11:29:00Z">
            <w:rPr>
              <w:rFonts w:ascii="Times New Roman" w:hAnsi="Times New Roman" w:cs="Times New Roman"/>
              <w:i/>
            </w:rPr>
          </w:rPrChange>
        </w:rPr>
      </w:pPr>
      <w:r w:rsidRPr="007D49AE">
        <w:rPr>
          <w:rFonts w:ascii="Times New Roman" w:hAnsi="Times New Roman" w:cs="Times New Roman"/>
          <w:b/>
          <w:sz w:val="32"/>
          <w:szCs w:val="32"/>
          <w:rPrChange w:id="117" w:author="Melanie Frazier" w:date="2017-05-15T11:29:00Z">
            <w:rPr>
              <w:rFonts w:ascii="Times New Roman" w:hAnsi="Times New Roman" w:cs="Times New Roman"/>
              <w:i/>
            </w:rPr>
          </w:rPrChange>
        </w:rPr>
        <w:t>Changes to goal trend calculations</w:t>
      </w:r>
    </w:p>
    <w:p w14:paraId="1CBA2FA6" w14:textId="574A2AB1" w:rsidR="00D0542D" w:rsidRPr="00A5486A" w:rsidRDefault="00A5486A" w:rsidP="00A5486A">
      <w:pPr>
        <w:ind w:firstLine="720"/>
        <w:rPr>
          <w:rFonts w:ascii="Times New Roman" w:hAnsi="Times New Roman" w:cs="Times New Roman"/>
        </w:rPr>
      </w:pPr>
      <w:r w:rsidRPr="00A5486A">
        <w:rPr>
          <w:rFonts w:ascii="Times New Roman" w:hAnsi="Times New Roman" w:cs="Times New Roman"/>
        </w:rPr>
        <w:lastRenderedPageBreak/>
        <w:t xml:space="preserve">We modified the calculation of </w:t>
      </w:r>
      <w:r w:rsidR="007A19F2">
        <w:rPr>
          <w:rFonts w:ascii="Times New Roman" w:hAnsi="Times New Roman" w:cs="Times New Roman"/>
        </w:rPr>
        <w:t xml:space="preserve">goal </w:t>
      </w:r>
      <w:r w:rsidRPr="00A5486A">
        <w:rPr>
          <w:rFonts w:ascii="Times New Roman" w:hAnsi="Times New Roman" w:cs="Times New Roman"/>
        </w:rPr>
        <w:t>trend</w:t>
      </w:r>
      <w:r w:rsidR="007A19F2">
        <w:rPr>
          <w:rFonts w:ascii="Times New Roman" w:hAnsi="Times New Roman" w:cs="Times New Roman"/>
        </w:rPr>
        <w:t>s</w:t>
      </w:r>
      <w:r w:rsidRPr="00A5486A">
        <w:rPr>
          <w:rFonts w:ascii="Times New Roman" w:hAnsi="Times New Roman" w:cs="Times New Roman"/>
        </w:rPr>
        <w:t xml:space="preserve"> to reflect the proportional change in status ra</w:t>
      </w:r>
      <w:r>
        <w:rPr>
          <w:rFonts w:ascii="Times New Roman" w:hAnsi="Times New Roman" w:cs="Times New Roman"/>
        </w:rPr>
        <w:t xml:space="preserve">ther than the absolute change, </w:t>
      </w:r>
      <w:r w:rsidR="007A19F2">
        <w:rPr>
          <w:rFonts w:ascii="Times New Roman" w:hAnsi="Times New Roman" w:cs="Times New Roman"/>
        </w:rPr>
        <w:t xml:space="preserve">which </w:t>
      </w:r>
      <w:r w:rsidR="00C22456">
        <w:rPr>
          <w:rFonts w:ascii="Times New Roman" w:hAnsi="Times New Roman" w:cs="Times New Roman"/>
        </w:rPr>
        <w:t>is</w:t>
      </w:r>
      <w:r w:rsidR="007A19F2">
        <w:rPr>
          <w:rFonts w:ascii="Times New Roman" w:hAnsi="Times New Roman" w:cs="Times New Roman"/>
        </w:rPr>
        <w:t xml:space="preserve"> </w:t>
      </w:r>
      <w:r w:rsidRPr="00A5486A">
        <w:rPr>
          <w:rFonts w:ascii="Times New Roman" w:hAnsi="Times New Roman" w:cs="Times New Roman"/>
        </w:rPr>
        <w:t xml:space="preserve">more consistent with the </w:t>
      </w:r>
      <w:r>
        <w:rPr>
          <w:rFonts w:ascii="Times New Roman" w:hAnsi="Times New Roman" w:cs="Times New Roman"/>
        </w:rPr>
        <w:t xml:space="preserve">way the </w:t>
      </w:r>
      <w:r w:rsidR="00285764">
        <w:rPr>
          <w:rFonts w:ascii="Times New Roman" w:hAnsi="Times New Roman" w:cs="Times New Roman"/>
        </w:rPr>
        <w:t xml:space="preserve">overall </w:t>
      </w:r>
      <w:r>
        <w:rPr>
          <w:rFonts w:ascii="Times New Roman" w:hAnsi="Times New Roman" w:cs="Times New Roman"/>
        </w:rPr>
        <w:t xml:space="preserve">OHI </w:t>
      </w:r>
      <w:r w:rsidRPr="00A5486A">
        <w:rPr>
          <w:rFonts w:ascii="Times New Roman" w:hAnsi="Times New Roman" w:cs="Times New Roman"/>
        </w:rPr>
        <w:t>model</w:t>
      </w:r>
      <w:r>
        <w:rPr>
          <w:rFonts w:ascii="Times New Roman" w:hAnsi="Times New Roman" w:cs="Times New Roman"/>
        </w:rPr>
        <w:t xml:space="preserve"> is</w:t>
      </w:r>
      <w:r w:rsidRPr="00A5486A">
        <w:rPr>
          <w:rFonts w:ascii="Times New Roman" w:hAnsi="Times New Roman" w:cs="Times New Roman"/>
        </w:rPr>
        <w:t xml:space="preserve"> parameteriz</w:t>
      </w:r>
      <w:r>
        <w:rPr>
          <w:rFonts w:ascii="Times New Roman" w:hAnsi="Times New Roman" w:cs="Times New Roman"/>
        </w:rPr>
        <w:t>ed</w:t>
      </w:r>
      <w:r w:rsidRPr="00A5486A">
        <w:rPr>
          <w:rFonts w:ascii="Times New Roman" w:hAnsi="Times New Roman" w:cs="Times New Roman"/>
        </w:rPr>
        <w:t xml:space="preserve"> (</w:t>
      </w:r>
      <w:del w:id="118" w:author="Melanie Frazier" w:date="2017-05-15T09:45:00Z">
        <w:r w:rsidDel="006E5E0F">
          <w:rPr>
            <w:rFonts w:ascii="Times New Roman" w:hAnsi="Times New Roman" w:cs="Times New Roman"/>
          </w:rPr>
          <w:delText xml:space="preserve">see </w:delText>
        </w:r>
        <w:r w:rsidR="00B02961" w:rsidDel="006E5E0F">
          <w:rPr>
            <w:rFonts w:ascii="Times New Roman" w:hAnsi="Times New Roman" w:cs="Times New Roman"/>
          </w:rPr>
          <w:delText>Section 4.3.1 in S2 Methods</w:delText>
        </w:r>
        <w:r w:rsidDel="006E5E0F">
          <w:rPr>
            <w:rFonts w:ascii="Times New Roman" w:hAnsi="Times New Roman" w:cs="Times New Roman"/>
          </w:rPr>
          <w:delText xml:space="preserve"> for</w:delText>
        </w:r>
      </w:del>
      <w:ins w:id="119" w:author="Melanie Frazier" w:date="2017-05-15T09:45:00Z">
        <w:r w:rsidR="006E5E0F">
          <w:rPr>
            <w:rFonts w:ascii="Times New Roman" w:hAnsi="Times New Roman" w:cs="Times New Roman"/>
          </w:rPr>
          <w:t xml:space="preserve">Models: likely future status dimensions section in S2 </w:t>
        </w:r>
      </w:ins>
      <w:ins w:id="120" w:author="Melanie Frazier" w:date="2017-05-15T10:39:00Z">
        <w:r w:rsidR="007515E4">
          <w:rPr>
            <w:rFonts w:ascii="Times New Roman" w:hAnsi="Times New Roman" w:cs="Times New Roman"/>
          </w:rPr>
          <w:t>File</w:t>
        </w:r>
      </w:ins>
      <w:ins w:id="121" w:author="Melanie Frazier" w:date="2017-05-15T09:45:00Z">
        <w:r w:rsidR="006E5E0F">
          <w:rPr>
            <w:rFonts w:ascii="Times New Roman" w:hAnsi="Times New Roman" w:cs="Times New Roman"/>
          </w:rPr>
          <w:t xml:space="preserve"> provides</w:t>
        </w:r>
      </w:ins>
      <w:r w:rsidRPr="00A5486A">
        <w:rPr>
          <w:rFonts w:ascii="Times New Roman" w:hAnsi="Times New Roman" w:cs="Times New Roman"/>
        </w:rPr>
        <w:t xml:space="preserve"> an example calculation that explains the logic). </w:t>
      </w:r>
      <w:r w:rsidR="00C22456">
        <w:rPr>
          <w:rFonts w:ascii="Times New Roman" w:hAnsi="Times New Roman" w:cs="Times New Roman"/>
        </w:rPr>
        <w:t>However, t</w:t>
      </w:r>
      <w:r w:rsidRPr="00A5486A">
        <w:rPr>
          <w:rFonts w:ascii="Times New Roman" w:hAnsi="Times New Roman" w:cs="Times New Roman"/>
        </w:rPr>
        <w:t>his change was relatively minor and had little overall effect on scores. As in previous assessments, we typically calculate</w:t>
      </w:r>
      <w:r w:rsidR="00594113">
        <w:rPr>
          <w:rFonts w:ascii="Times New Roman" w:hAnsi="Times New Roman" w:cs="Times New Roman"/>
        </w:rPr>
        <w:t>d</w:t>
      </w:r>
      <w:r w:rsidRPr="00A5486A">
        <w:rPr>
          <w:rFonts w:ascii="Times New Roman" w:hAnsi="Times New Roman" w:cs="Times New Roman"/>
        </w:rPr>
        <w:t xml:space="preserve"> trend by estimating the yearly change in status with a linear regression model (i.e., slope estimate) of the five most recent years of status data and </w:t>
      </w:r>
      <w:r w:rsidR="00594113" w:rsidRPr="00A5486A">
        <w:rPr>
          <w:rFonts w:ascii="Times New Roman" w:hAnsi="Times New Roman" w:cs="Times New Roman"/>
        </w:rPr>
        <w:t>multipl</w:t>
      </w:r>
      <w:r w:rsidR="00594113">
        <w:rPr>
          <w:rFonts w:ascii="Times New Roman" w:hAnsi="Times New Roman" w:cs="Times New Roman"/>
        </w:rPr>
        <w:t>ied</w:t>
      </w:r>
      <w:r w:rsidR="00594113" w:rsidRPr="00A5486A">
        <w:rPr>
          <w:rFonts w:ascii="Times New Roman" w:hAnsi="Times New Roman" w:cs="Times New Roman"/>
        </w:rPr>
        <w:t xml:space="preserve"> </w:t>
      </w:r>
      <w:r w:rsidRPr="00A5486A">
        <w:rPr>
          <w:rFonts w:ascii="Times New Roman" w:hAnsi="Times New Roman" w:cs="Times New Roman"/>
        </w:rPr>
        <w:t>this value by 5 to estimate the change in status five years into the future. In contrast to previous years</w:t>
      </w:r>
      <w:r w:rsidR="007A19F2">
        <w:rPr>
          <w:rFonts w:ascii="Times New Roman" w:hAnsi="Times New Roman" w:cs="Times New Roman"/>
        </w:rPr>
        <w:t>’</w:t>
      </w:r>
      <w:r w:rsidRPr="00A5486A">
        <w:rPr>
          <w:rFonts w:ascii="Times New Roman" w:hAnsi="Times New Roman" w:cs="Times New Roman"/>
        </w:rPr>
        <w:t xml:space="preserve"> calculations, </w:t>
      </w:r>
      <w:r w:rsidR="00594113">
        <w:rPr>
          <w:rFonts w:ascii="Times New Roman" w:hAnsi="Times New Roman" w:cs="Times New Roman"/>
        </w:rPr>
        <w:t xml:space="preserve">for the 2016 assessment </w:t>
      </w:r>
      <w:r w:rsidRPr="00A5486A">
        <w:rPr>
          <w:rFonts w:ascii="Times New Roman" w:hAnsi="Times New Roman" w:cs="Times New Roman"/>
        </w:rPr>
        <w:t>we divide</w:t>
      </w:r>
      <w:r w:rsidR="00594113">
        <w:rPr>
          <w:rFonts w:ascii="Times New Roman" w:hAnsi="Times New Roman" w:cs="Times New Roman"/>
        </w:rPr>
        <w:t>d</w:t>
      </w:r>
      <w:r w:rsidRPr="00A5486A">
        <w:rPr>
          <w:rFonts w:ascii="Times New Roman" w:hAnsi="Times New Roman" w:cs="Times New Roman"/>
        </w:rPr>
        <w:t xml:space="preserve"> the slope estimate by the earliest year of data used in the model to estimate proportional change. </w:t>
      </w:r>
    </w:p>
    <w:p w14:paraId="00E5ADAF" w14:textId="77777777" w:rsidR="00D0542D" w:rsidRPr="000B7C69" w:rsidRDefault="00D0542D" w:rsidP="00AB1423">
      <w:pPr>
        <w:rPr>
          <w:rFonts w:ascii="Times New Roman" w:hAnsi="Times New Roman" w:cs="Times New Roman"/>
        </w:rPr>
      </w:pPr>
    </w:p>
    <w:p w14:paraId="7AF3BB7D" w14:textId="52537E55" w:rsidR="004129BE" w:rsidRPr="007D49AE" w:rsidRDefault="004129BE" w:rsidP="00E26324">
      <w:pPr>
        <w:outlineLvl w:val="0"/>
        <w:rPr>
          <w:rFonts w:ascii="Times New Roman" w:hAnsi="Times New Roman" w:cs="Times New Roman"/>
          <w:b/>
          <w:sz w:val="32"/>
          <w:szCs w:val="32"/>
          <w:rPrChange w:id="122" w:author="Melanie Frazier" w:date="2017-05-15T11:29:00Z">
            <w:rPr>
              <w:rFonts w:ascii="Times New Roman" w:hAnsi="Times New Roman" w:cs="Times New Roman"/>
              <w:i/>
            </w:rPr>
          </w:rPrChange>
        </w:rPr>
      </w:pPr>
      <w:r w:rsidRPr="007D49AE">
        <w:rPr>
          <w:rFonts w:ascii="Times New Roman" w:hAnsi="Times New Roman" w:cs="Times New Roman"/>
          <w:b/>
          <w:sz w:val="32"/>
          <w:szCs w:val="32"/>
          <w:rPrChange w:id="123" w:author="Melanie Frazier" w:date="2017-05-15T11:29:00Z">
            <w:rPr>
              <w:rFonts w:ascii="Times New Roman" w:hAnsi="Times New Roman" w:cs="Times New Roman"/>
              <w:i/>
            </w:rPr>
          </w:rPrChange>
        </w:rPr>
        <w:t xml:space="preserve">Changes to pressure </w:t>
      </w:r>
      <w:r w:rsidR="00FD2598" w:rsidRPr="007D49AE">
        <w:rPr>
          <w:rFonts w:ascii="Times New Roman" w:hAnsi="Times New Roman" w:cs="Times New Roman"/>
          <w:b/>
          <w:sz w:val="32"/>
          <w:szCs w:val="32"/>
          <w:rPrChange w:id="124" w:author="Melanie Frazier" w:date="2017-05-15T11:29:00Z">
            <w:rPr>
              <w:rFonts w:ascii="Times New Roman" w:hAnsi="Times New Roman" w:cs="Times New Roman"/>
              <w:i/>
            </w:rPr>
          </w:rPrChange>
        </w:rPr>
        <w:t>calculations</w:t>
      </w:r>
    </w:p>
    <w:p w14:paraId="0BE272A6" w14:textId="77777777" w:rsidR="007D49AE" w:rsidRDefault="007D49AE" w:rsidP="001429EB">
      <w:pPr>
        <w:ind w:firstLine="720"/>
        <w:rPr>
          <w:ins w:id="125" w:author="Melanie Frazier" w:date="2017-05-15T11:29:00Z"/>
          <w:rFonts w:ascii="Times New Roman" w:hAnsi="Times New Roman" w:cs="Times New Roman"/>
        </w:rPr>
      </w:pPr>
    </w:p>
    <w:p w14:paraId="736C922F" w14:textId="0CB5C96F" w:rsidR="004129BE" w:rsidRPr="00C01233" w:rsidRDefault="002928A7" w:rsidP="001429EB">
      <w:pPr>
        <w:ind w:firstLine="720"/>
        <w:rPr>
          <w:rFonts w:ascii="Times New Roman" w:hAnsi="Times New Roman" w:cs="Times New Roman"/>
        </w:rPr>
      </w:pPr>
      <w:r>
        <w:rPr>
          <w:rFonts w:ascii="Times New Roman" w:hAnsi="Times New Roman" w:cs="Times New Roman"/>
        </w:rPr>
        <w:t>Of</w:t>
      </w:r>
      <w:r w:rsidRPr="000B7C69">
        <w:rPr>
          <w:rFonts w:ascii="Times New Roman" w:hAnsi="Times New Roman" w:cs="Times New Roman"/>
        </w:rPr>
        <w:t xml:space="preserve"> </w:t>
      </w:r>
      <w:r w:rsidR="00E144F7" w:rsidRPr="000B7C69">
        <w:rPr>
          <w:rFonts w:ascii="Times New Roman" w:hAnsi="Times New Roman" w:cs="Times New Roman"/>
        </w:rPr>
        <w:t>the 20 pressure</w:t>
      </w:r>
      <w:r w:rsidR="00461C6B" w:rsidRPr="000B7C69">
        <w:rPr>
          <w:rFonts w:ascii="Times New Roman" w:hAnsi="Times New Roman" w:cs="Times New Roman"/>
        </w:rPr>
        <w:t xml:space="preserve">s tracked </w:t>
      </w:r>
      <w:r w:rsidR="00FD2598">
        <w:rPr>
          <w:rFonts w:ascii="Times New Roman" w:hAnsi="Times New Roman" w:cs="Times New Roman"/>
        </w:rPr>
        <w:t>in global</w:t>
      </w:r>
      <w:r w:rsidR="00FD2598" w:rsidRPr="000B7C69">
        <w:rPr>
          <w:rFonts w:ascii="Times New Roman" w:hAnsi="Times New Roman" w:cs="Times New Roman"/>
        </w:rPr>
        <w:t xml:space="preserve"> </w:t>
      </w:r>
      <w:r w:rsidR="00461C6B" w:rsidRPr="000B7C69">
        <w:rPr>
          <w:rFonts w:ascii="Times New Roman" w:hAnsi="Times New Roman" w:cs="Times New Roman"/>
        </w:rPr>
        <w:t>OHI</w:t>
      </w:r>
      <w:r w:rsidR="00FD2598">
        <w:rPr>
          <w:rFonts w:ascii="Times New Roman" w:hAnsi="Times New Roman" w:cs="Times New Roman"/>
        </w:rPr>
        <w:t xml:space="preserve"> assessments</w:t>
      </w:r>
      <w:r w:rsidR="00E144F7" w:rsidRPr="000B7C69">
        <w:rPr>
          <w:rFonts w:ascii="Times New Roman" w:hAnsi="Times New Roman" w:cs="Times New Roman"/>
        </w:rPr>
        <w:t xml:space="preserve">, we added additional years of data for </w:t>
      </w:r>
      <w:r w:rsidR="00B02961">
        <w:rPr>
          <w:rFonts w:ascii="Times New Roman" w:hAnsi="Times New Roman" w:cs="Times New Roman"/>
        </w:rPr>
        <w:t>eight</w:t>
      </w:r>
      <w:r w:rsidR="0051238A">
        <w:rPr>
          <w:rFonts w:ascii="Times New Roman" w:hAnsi="Times New Roman" w:cs="Times New Roman"/>
        </w:rPr>
        <w:t xml:space="preserve">. </w:t>
      </w:r>
      <w:r w:rsidR="00FD2598">
        <w:rPr>
          <w:rFonts w:ascii="Times New Roman" w:hAnsi="Times New Roman" w:cs="Times New Roman"/>
        </w:rPr>
        <w:t xml:space="preserve">Data for each pressure </w:t>
      </w:r>
      <w:r w:rsidR="00594113">
        <w:rPr>
          <w:rFonts w:ascii="Times New Roman" w:hAnsi="Times New Roman" w:cs="Times New Roman"/>
        </w:rPr>
        <w:t xml:space="preserve">were </w:t>
      </w:r>
      <w:r w:rsidR="00FD2598">
        <w:rPr>
          <w:rFonts w:ascii="Times New Roman" w:hAnsi="Times New Roman" w:cs="Times New Roman"/>
        </w:rPr>
        <w:t xml:space="preserve">processed into OHI ‘pressure layers’. </w:t>
      </w:r>
      <w:r w:rsidR="0051238A">
        <w:rPr>
          <w:rFonts w:ascii="Times New Roman" w:hAnsi="Times New Roman" w:cs="Times New Roman"/>
        </w:rPr>
        <w:t>We also</w:t>
      </w:r>
      <w:r w:rsidR="00E144F7" w:rsidRPr="000B7C69">
        <w:rPr>
          <w:rFonts w:ascii="Times New Roman" w:hAnsi="Times New Roman" w:cs="Times New Roman"/>
        </w:rPr>
        <w:t xml:space="preserve"> made improvements to how data were processed for </w:t>
      </w:r>
      <w:r w:rsidR="002A3BB3">
        <w:rPr>
          <w:rFonts w:ascii="Times New Roman" w:hAnsi="Times New Roman" w:cs="Times New Roman"/>
        </w:rPr>
        <w:t>11</w:t>
      </w:r>
      <w:r w:rsidR="00E144F7" w:rsidRPr="000B7C69">
        <w:rPr>
          <w:rFonts w:ascii="Times New Roman" w:hAnsi="Times New Roman" w:cs="Times New Roman"/>
        </w:rPr>
        <w:t xml:space="preserve"> </w:t>
      </w:r>
      <w:r w:rsidR="00461C6B" w:rsidRPr="000B7C69">
        <w:rPr>
          <w:rFonts w:ascii="Times New Roman" w:hAnsi="Times New Roman" w:cs="Times New Roman"/>
        </w:rPr>
        <w:t>pressures</w:t>
      </w:r>
      <w:r w:rsidR="00E144F7" w:rsidRPr="000B7C69">
        <w:rPr>
          <w:rFonts w:ascii="Times New Roman" w:hAnsi="Times New Roman" w:cs="Times New Roman"/>
        </w:rPr>
        <w:t xml:space="preserve"> </w:t>
      </w:r>
      <w:r w:rsidR="0051238A">
        <w:rPr>
          <w:rFonts w:ascii="Times New Roman" w:hAnsi="Times New Roman" w:cs="Times New Roman"/>
        </w:rPr>
        <w:t>(</w:t>
      </w:r>
      <w:r w:rsidR="00B02961">
        <w:rPr>
          <w:rFonts w:ascii="Times New Roman" w:hAnsi="Times New Roman" w:cs="Times New Roman"/>
        </w:rPr>
        <w:t>4</w:t>
      </w:r>
      <w:r w:rsidR="0051238A">
        <w:rPr>
          <w:rFonts w:ascii="Times New Roman" w:hAnsi="Times New Roman" w:cs="Times New Roman"/>
        </w:rPr>
        <w:t xml:space="preserve"> of the </w:t>
      </w:r>
      <w:r w:rsidR="00B02961">
        <w:rPr>
          <w:rFonts w:ascii="Times New Roman" w:hAnsi="Times New Roman" w:cs="Times New Roman"/>
        </w:rPr>
        <w:t xml:space="preserve">8 </w:t>
      </w:r>
      <w:r w:rsidR="0051238A">
        <w:rPr>
          <w:rFonts w:ascii="Times New Roman" w:hAnsi="Times New Roman" w:cs="Times New Roman"/>
        </w:rPr>
        <w:t xml:space="preserve">with additional </w:t>
      </w:r>
      <w:r w:rsidR="00B02961">
        <w:rPr>
          <w:rFonts w:ascii="Times New Roman" w:hAnsi="Times New Roman" w:cs="Times New Roman"/>
        </w:rPr>
        <w:t xml:space="preserve">years of </w:t>
      </w:r>
      <w:r w:rsidR="0051238A">
        <w:rPr>
          <w:rFonts w:ascii="Times New Roman" w:hAnsi="Times New Roman" w:cs="Times New Roman"/>
        </w:rPr>
        <w:t xml:space="preserve">data </w:t>
      </w:r>
      <w:r w:rsidR="00E144F7" w:rsidRPr="000B7C69">
        <w:rPr>
          <w:rFonts w:ascii="Times New Roman" w:hAnsi="Times New Roman" w:cs="Times New Roman"/>
        </w:rPr>
        <w:t xml:space="preserve">and </w:t>
      </w:r>
      <w:r w:rsidR="00B02961">
        <w:rPr>
          <w:rFonts w:ascii="Times New Roman" w:hAnsi="Times New Roman" w:cs="Times New Roman"/>
        </w:rPr>
        <w:t>7</w:t>
      </w:r>
      <w:r w:rsidR="0051238A">
        <w:rPr>
          <w:rFonts w:ascii="Times New Roman" w:hAnsi="Times New Roman" w:cs="Times New Roman"/>
        </w:rPr>
        <w:t xml:space="preserve"> others;</w:t>
      </w:r>
      <w:r w:rsidR="00E144F7" w:rsidRPr="000B7C69">
        <w:rPr>
          <w:rFonts w:ascii="Times New Roman" w:hAnsi="Times New Roman" w:cs="Times New Roman"/>
        </w:rPr>
        <w:t xml:space="preserve"> Table 2). </w:t>
      </w:r>
      <w:r w:rsidR="00B02961">
        <w:rPr>
          <w:rFonts w:ascii="Times New Roman" w:hAnsi="Times New Roman" w:cs="Times New Roman"/>
        </w:rPr>
        <w:t xml:space="preserve">In most cases, the improvements to methods were minor (e.g., small changes to reference points) and had little effect on scores. </w:t>
      </w:r>
      <w:r w:rsidR="001B2716">
        <w:rPr>
          <w:rFonts w:ascii="Times New Roman" w:hAnsi="Times New Roman" w:cs="Times New Roman"/>
        </w:rPr>
        <w:t>Furthermore</w:t>
      </w:r>
      <w:r w:rsidR="001B2716" w:rsidRPr="000B7C69">
        <w:rPr>
          <w:rFonts w:ascii="Times New Roman" w:hAnsi="Times New Roman" w:cs="Times New Roman"/>
        </w:rPr>
        <w:t>, there were major improvements to source data for fisheries</w:t>
      </w:r>
      <w:r w:rsidR="007A19F2">
        <w:rPr>
          <w:rFonts w:ascii="Times New Roman" w:hAnsi="Times New Roman" w:cs="Times New Roman"/>
        </w:rPr>
        <w:t>-</w:t>
      </w:r>
      <w:r w:rsidR="001B2716" w:rsidRPr="000B7C69">
        <w:rPr>
          <w:rFonts w:ascii="Times New Roman" w:hAnsi="Times New Roman" w:cs="Times New Roman"/>
        </w:rPr>
        <w:t>related pressures and sea level rise.</w:t>
      </w:r>
      <w:r w:rsidR="001B2716">
        <w:rPr>
          <w:rFonts w:ascii="Times New Roman" w:hAnsi="Times New Roman" w:cs="Times New Roman"/>
        </w:rPr>
        <w:t xml:space="preserve"> Below we describe changes to the climate change and fisheries pressure layers </w:t>
      </w:r>
      <w:r w:rsidR="007A19F2">
        <w:rPr>
          <w:rFonts w:ascii="Times New Roman" w:hAnsi="Times New Roman" w:cs="Times New Roman"/>
        </w:rPr>
        <w:t>(</w:t>
      </w:r>
      <w:r w:rsidR="001B2716">
        <w:rPr>
          <w:rFonts w:ascii="Times New Roman" w:hAnsi="Times New Roman" w:cs="Times New Roman"/>
        </w:rPr>
        <w:t xml:space="preserve">additional details </w:t>
      </w:r>
      <w:r w:rsidR="00285764">
        <w:rPr>
          <w:rFonts w:ascii="Times New Roman" w:hAnsi="Times New Roman" w:cs="Times New Roman"/>
        </w:rPr>
        <w:t xml:space="preserve">provided </w:t>
      </w:r>
      <w:r w:rsidR="00285764" w:rsidRPr="00C9632C">
        <w:rPr>
          <w:rFonts w:ascii="Times New Roman" w:hAnsi="Times New Roman" w:cs="Times New Roman"/>
        </w:rPr>
        <w:t xml:space="preserve">in Table 2 and </w:t>
      </w:r>
      <w:r w:rsidR="00B02961" w:rsidRPr="00C9632C">
        <w:rPr>
          <w:rFonts w:ascii="Times New Roman" w:hAnsi="Times New Roman" w:cs="Times New Roman"/>
        </w:rPr>
        <w:t>S2</w:t>
      </w:r>
      <w:r w:rsidR="001B2716" w:rsidRPr="00C9632C">
        <w:rPr>
          <w:rFonts w:ascii="Times New Roman" w:hAnsi="Times New Roman" w:cs="Times New Roman"/>
        </w:rPr>
        <w:t xml:space="preserve"> </w:t>
      </w:r>
      <w:del w:id="126" w:author="Melanie Frazier" w:date="2017-05-15T10:39:00Z">
        <w:r w:rsidR="001B2716" w:rsidRPr="00C9632C" w:rsidDel="007515E4">
          <w:rPr>
            <w:rFonts w:ascii="Times New Roman" w:hAnsi="Times New Roman" w:cs="Times New Roman"/>
          </w:rPr>
          <w:delText>Methods</w:delText>
        </w:r>
      </w:del>
      <w:ins w:id="127" w:author="Melanie Frazier" w:date="2017-05-15T10:39:00Z">
        <w:r w:rsidR="007515E4">
          <w:rPr>
            <w:rFonts w:ascii="Times New Roman" w:hAnsi="Times New Roman" w:cs="Times New Roman"/>
          </w:rPr>
          <w:t>File</w:t>
        </w:r>
      </w:ins>
      <w:r w:rsidR="007A19F2" w:rsidRPr="00C9632C">
        <w:rPr>
          <w:rFonts w:ascii="Times New Roman" w:hAnsi="Times New Roman" w:cs="Times New Roman"/>
        </w:rPr>
        <w:t>)</w:t>
      </w:r>
      <w:r w:rsidR="001B2716" w:rsidRPr="00C9632C">
        <w:rPr>
          <w:rFonts w:ascii="Times New Roman" w:hAnsi="Times New Roman" w:cs="Times New Roman"/>
        </w:rPr>
        <w:t xml:space="preserve">. </w:t>
      </w:r>
      <w:r w:rsidR="00E144F7" w:rsidRPr="00C9632C">
        <w:rPr>
          <w:rFonts w:ascii="Times New Roman" w:hAnsi="Times New Roman" w:cs="Times New Roman"/>
        </w:rPr>
        <w:t>We also added a new social pressure layer, the Social Progress Index</w:t>
      </w:r>
      <w:r w:rsidR="00B02961" w:rsidRPr="00C9632C">
        <w:rPr>
          <w:rFonts w:ascii="Times New Roman" w:hAnsi="Times New Roman" w:cs="Times New Roman"/>
        </w:rPr>
        <w:t xml:space="preserve"> </w:t>
      </w:r>
      <w:r w:rsidR="00D40212" w:rsidRPr="00C9632C">
        <w:rPr>
          <w:rFonts w:ascii="Times New Roman" w:hAnsi="Times New Roman" w:cs="Times New Roman"/>
        </w:rPr>
        <w:fldChar w:fldCharType="begin"/>
      </w:r>
      <w:r w:rsidR="00F05DFA">
        <w:rPr>
          <w:rFonts w:ascii="Times New Roman" w:hAnsi="Times New Roman" w:cs="Times New Roman"/>
        </w:rPr>
        <w:instrText xml:space="preserve"> ADDIN ZOTERO_ITEM {"citationID":"1pniaot9db","properties":{"formattedCitation":"[21]","plainCitation":"[21]"},"citationItems":[{"id":2189,"uris":["http://zotero.org/groups/54759/items/ZBS22TDE"],"uri":["http://zotero.org/groups/54759/items/ZBS22TDE"]}]} </w:instrText>
      </w:r>
      <w:r w:rsidR="00D40212" w:rsidRPr="00C9632C">
        <w:rPr>
          <w:rFonts w:ascii="Times New Roman" w:hAnsi="Times New Roman" w:cs="Times New Roman"/>
        </w:rPr>
        <w:fldChar w:fldCharType="separate"/>
      </w:r>
      <w:r w:rsidR="00F05DFA">
        <w:rPr>
          <w:rFonts w:ascii="Times New Roman" w:hAnsi="Times New Roman" w:cs="Times New Roman"/>
          <w:noProof/>
        </w:rPr>
        <w:t>[21]</w:t>
      </w:r>
      <w:r w:rsidR="00D40212" w:rsidRPr="00C9632C">
        <w:rPr>
          <w:rFonts w:ascii="Times New Roman" w:hAnsi="Times New Roman" w:cs="Times New Roman"/>
        </w:rPr>
        <w:fldChar w:fldCharType="end"/>
      </w:r>
      <w:r w:rsidR="00E144F7" w:rsidRPr="00C9632C">
        <w:rPr>
          <w:rFonts w:ascii="Times New Roman" w:hAnsi="Times New Roman" w:cs="Times New Roman"/>
        </w:rPr>
        <w:t>, to complement the Worldwide Governance Indicators</w:t>
      </w:r>
      <w:r w:rsidR="00B02961" w:rsidRPr="00C9632C">
        <w:rPr>
          <w:rFonts w:ascii="Times New Roman" w:hAnsi="Times New Roman" w:cs="Times New Roman"/>
        </w:rPr>
        <w:t xml:space="preserve"> </w:t>
      </w:r>
      <w:r w:rsidR="00D40212" w:rsidRPr="00C9632C">
        <w:rPr>
          <w:rFonts w:ascii="Times New Roman" w:hAnsi="Times New Roman" w:cs="Times New Roman"/>
        </w:rPr>
        <w:fldChar w:fldCharType="begin"/>
      </w:r>
      <w:r w:rsidR="00F05DFA">
        <w:rPr>
          <w:rFonts w:ascii="Times New Roman" w:hAnsi="Times New Roman" w:cs="Times New Roman"/>
        </w:rPr>
        <w:instrText xml:space="preserve"> ADDIN ZOTERO_ITEM {"citationID":"1t84673inc","properties":{"formattedCitation":"[22]","plainCitation":"[22]"},"citationItems":[{"id":1476,"uris":["http://zotero.org/groups/54759/items/JPUCK4WR"],"uri":["http://zotero.org/groups/54759/items/JPUCK4WR"]}]} </w:instrText>
      </w:r>
      <w:r w:rsidR="00D40212" w:rsidRPr="00C9632C">
        <w:rPr>
          <w:rFonts w:ascii="Times New Roman" w:hAnsi="Times New Roman" w:cs="Times New Roman"/>
        </w:rPr>
        <w:fldChar w:fldCharType="separate"/>
      </w:r>
      <w:r w:rsidR="00F05DFA">
        <w:rPr>
          <w:rFonts w:ascii="Times New Roman" w:hAnsi="Times New Roman" w:cs="Times New Roman"/>
          <w:noProof/>
        </w:rPr>
        <w:t>[22]</w:t>
      </w:r>
      <w:r w:rsidR="00D40212" w:rsidRPr="00C9632C">
        <w:rPr>
          <w:rFonts w:ascii="Times New Roman" w:hAnsi="Times New Roman" w:cs="Times New Roman"/>
        </w:rPr>
        <w:fldChar w:fldCharType="end"/>
      </w:r>
      <w:r w:rsidR="00E144F7" w:rsidRPr="00C9632C">
        <w:rPr>
          <w:rFonts w:ascii="Times New Roman" w:hAnsi="Times New Roman" w:cs="Times New Roman"/>
        </w:rPr>
        <w:t>.</w:t>
      </w:r>
      <w:r w:rsidR="00E144F7" w:rsidRPr="00C01233">
        <w:rPr>
          <w:rFonts w:ascii="Times New Roman" w:hAnsi="Times New Roman" w:cs="Times New Roman"/>
        </w:rPr>
        <w:t xml:space="preserve">  </w:t>
      </w:r>
    </w:p>
    <w:p w14:paraId="7EA33A5D" w14:textId="77777777" w:rsidR="001429EB" w:rsidRPr="00C01233" w:rsidRDefault="001429EB" w:rsidP="001429EB">
      <w:pPr>
        <w:rPr>
          <w:rFonts w:ascii="Times New Roman" w:hAnsi="Times New Roman" w:cs="Times New Roman"/>
        </w:rPr>
      </w:pPr>
    </w:p>
    <w:p w14:paraId="22427551" w14:textId="4882F8FA" w:rsidR="007D49AE" w:rsidRPr="007D49AE" w:rsidRDefault="001429EB" w:rsidP="001429EB">
      <w:pPr>
        <w:rPr>
          <w:ins w:id="128" w:author="Melanie Frazier" w:date="2017-05-15T11:30:00Z"/>
          <w:rFonts w:ascii="Times New Roman" w:hAnsi="Times New Roman" w:cs="Times New Roman"/>
          <w:sz w:val="28"/>
          <w:szCs w:val="28"/>
          <w:rPrChange w:id="129" w:author="Melanie Frazier" w:date="2017-05-15T11:30:00Z">
            <w:rPr>
              <w:ins w:id="130" w:author="Melanie Frazier" w:date="2017-05-15T11:30:00Z"/>
              <w:rFonts w:ascii="Times New Roman" w:hAnsi="Times New Roman" w:cs="Times New Roman"/>
            </w:rPr>
          </w:rPrChange>
        </w:rPr>
      </w:pPr>
      <w:r w:rsidRPr="007D49AE">
        <w:rPr>
          <w:rFonts w:ascii="Times New Roman" w:hAnsi="Times New Roman" w:cs="Times New Roman"/>
          <w:b/>
          <w:sz w:val="28"/>
          <w:szCs w:val="28"/>
          <w:rPrChange w:id="131" w:author="Melanie Frazier" w:date="2017-05-15T11:30:00Z">
            <w:rPr>
              <w:rFonts w:ascii="Times New Roman" w:hAnsi="Times New Roman" w:cs="Times New Roman"/>
              <w:u w:val="single"/>
            </w:rPr>
          </w:rPrChange>
        </w:rPr>
        <w:t xml:space="preserve">Ocean </w:t>
      </w:r>
      <w:ins w:id="132" w:author="Melanie Frazier" w:date="2017-05-15T12:19:00Z">
        <w:r w:rsidR="001173AB">
          <w:rPr>
            <w:rFonts w:ascii="Times New Roman" w:hAnsi="Times New Roman" w:cs="Times New Roman"/>
            <w:b/>
            <w:sz w:val="28"/>
            <w:szCs w:val="28"/>
          </w:rPr>
          <w:t>a</w:t>
        </w:r>
      </w:ins>
      <w:del w:id="133" w:author="Melanie Frazier" w:date="2017-05-15T12:19:00Z">
        <w:r w:rsidRPr="007D49AE" w:rsidDel="001173AB">
          <w:rPr>
            <w:rFonts w:ascii="Times New Roman" w:hAnsi="Times New Roman" w:cs="Times New Roman"/>
            <w:b/>
            <w:sz w:val="28"/>
            <w:szCs w:val="28"/>
            <w:rPrChange w:id="134" w:author="Melanie Frazier" w:date="2017-05-15T11:30:00Z">
              <w:rPr>
                <w:rFonts w:ascii="Times New Roman" w:hAnsi="Times New Roman" w:cs="Times New Roman"/>
                <w:u w:val="single"/>
              </w:rPr>
            </w:rPrChange>
          </w:rPr>
          <w:delText>A</w:delText>
        </w:r>
      </w:del>
      <w:r w:rsidRPr="007D49AE">
        <w:rPr>
          <w:rFonts w:ascii="Times New Roman" w:hAnsi="Times New Roman" w:cs="Times New Roman"/>
          <w:b/>
          <w:sz w:val="28"/>
          <w:szCs w:val="28"/>
          <w:rPrChange w:id="135" w:author="Melanie Frazier" w:date="2017-05-15T11:30:00Z">
            <w:rPr>
              <w:rFonts w:ascii="Times New Roman" w:hAnsi="Times New Roman" w:cs="Times New Roman"/>
              <w:u w:val="single"/>
            </w:rPr>
          </w:rPrChange>
        </w:rPr>
        <w:t>cidification</w:t>
      </w:r>
      <w:del w:id="136" w:author="Melanie Frazier" w:date="2017-05-15T11:30:00Z">
        <w:r w:rsidRPr="007D49AE" w:rsidDel="007D49AE">
          <w:rPr>
            <w:rFonts w:ascii="Times New Roman" w:hAnsi="Times New Roman" w:cs="Times New Roman"/>
            <w:sz w:val="28"/>
            <w:szCs w:val="28"/>
            <w:rPrChange w:id="137" w:author="Melanie Frazier" w:date="2017-05-15T11:30:00Z">
              <w:rPr>
                <w:rFonts w:ascii="Times New Roman" w:hAnsi="Times New Roman" w:cs="Times New Roman"/>
              </w:rPr>
            </w:rPrChange>
          </w:rPr>
          <w:delText>:</w:delText>
        </w:r>
      </w:del>
      <w:r w:rsidRPr="007D49AE">
        <w:rPr>
          <w:rFonts w:ascii="Times New Roman" w:hAnsi="Times New Roman" w:cs="Times New Roman"/>
          <w:sz w:val="28"/>
          <w:szCs w:val="28"/>
          <w:rPrChange w:id="138" w:author="Melanie Frazier" w:date="2017-05-15T11:30:00Z">
            <w:rPr>
              <w:rFonts w:ascii="Times New Roman" w:hAnsi="Times New Roman" w:cs="Times New Roman"/>
            </w:rPr>
          </w:rPrChange>
        </w:rPr>
        <w:t xml:space="preserve"> </w:t>
      </w:r>
    </w:p>
    <w:p w14:paraId="65CCDBF9" w14:textId="77777777" w:rsidR="007D49AE" w:rsidRDefault="007D49AE" w:rsidP="001429EB">
      <w:pPr>
        <w:rPr>
          <w:ins w:id="139" w:author="Melanie Frazier" w:date="2017-05-15T11:30:00Z"/>
          <w:rFonts w:ascii="Times New Roman" w:hAnsi="Times New Roman" w:cs="Times New Roman"/>
        </w:rPr>
      </w:pPr>
    </w:p>
    <w:p w14:paraId="1932F5B5" w14:textId="6A9B605E" w:rsidR="001429EB" w:rsidRPr="006A6768" w:rsidRDefault="001429EB" w:rsidP="007D49AE">
      <w:pPr>
        <w:ind w:firstLine="720"/>
        <w:rPr>
          <w:rFonts w:ascii="Times New Roman" w:hAnsi="Times New Roman" w:cs="Times New Roman"/>
        </w:rPr>
        <w:pPrChange w:id="140" w:author="Melanie Frazier" w:date="2017-05-15T11:30:00Z">
          <w:pPr/>
        </w:pPrChange>
      </w:pPr>
      <w:r w:rsidRPr="00C01233">
        <w:rPr>
          <w:rFonts w:ascii="Times New Roman" w:hAnsi="Times New Roman" w:cs="Times New Roman"/>
        </w:rPr>
        <w:t xml:space="preserve">Data used in the ocean acidification pressure layer </w:t>
      </w:r>
      <w:r w:rsidR="00594113" w:rsidRPr="00C01233">
        <w:rPr>
          <w:rFonts w:ascii="Times New Roman" w:hAnsi="Times New Roman" w:cs="Times New Roman"/>
        </w:rPr>
        <w:t xml:space="preserve">for 2016 came </w:t>
      </w:r>
      <w:r w:rsidRPr="00C01233">
        <w:rPr>
          <w:rFonts w:ascii="Times New Roman" w:hAnsi="Times New Roman" w:cs="Times New Roman"/>
        </w:rPr>
        <w:t>from a global model of aragonite saturation state (Ω</w:t>
      </w:r>
      <w:r w:rsidRPr="00C01233">
        <w:rPr>
          <w:rFonts w:ascii="Times New Roman" w:hAnsi="Times New Roman" w:cs="Times New Roman"/>
          <w:vertAlign w:val="subscript"/>
        </w:rPr>
        <w:t>arag</w:t>
      </w:r>
      <w:r w:rsidRPr="00C01233">
        <w:rPr>
          <w:rFonts w:ascii="Times New Roman" w:hAnsi="Times New Roman" w:cs="Times New Roman"/>
        </w:rPr>
        <w:t>)</w:t>
      </w:r>
      <w:r w:rsidR="002A3BB3" w:rsidRPr="00C01233">
        <w:rPr>
          <w:rFonts w:ascii="Times New Roman" w:hAnsi="Times New Roman" w:cs="Times New Roman"/>
        </w:rPr>
        <w:t xml:space="preserve"> at half degree resolution</w:t>
      </w:r>
      <w:r w:rsidRPr="00C01233">
        <w:rPr>
          <w:rFonts w:ascii="Times New Roman" w:hAnsi="Times New Roman" w:cs="Times New Roman"/>
        </w:rPr>
        <w:t xml:space="preserve"> from 2005 through </w:t>
      </w:r>
      <w:r w:rsidRPr="00C9632C">
        <w:rPr>
          <w:rFonts w:ascii="Times New Roman" w:hAnsi="Times New Roman" w:cs="Times New Roman"/>
        </w:rPr>
        <w:t xml:space="preserve">present </w:t>
      </w:r>
      <w:r w:rsidR="00D40212" w:rsidRPr="00C9632C">
        <w:rPr>
          <w:rFonts w:ascii="Times New Roman" w:hAnsi="Times New Roman" w:cs="Times New Roman"/>
        </w:rPr>
        <w:fldChar w:fldCharType="begin"/>
      </w:r>
      <w:r w:rsidR="00F05DFA">
        <w:rPr>
          <w:rFonts w:ascii="Times New Roman" w:hAnsi="Times New Roman" w:cs="Times New Roman"/>
        </w:rPr>
        <w:instrText xml:space="preserve"> ADDIN ZOTERO_ITEM {"citationID":"2p2mrpg1hk","properties":{"formattedCitation":"[23]","plainCitation":"[23]"},"citationItems":[{"id":1395,"uris":["http://zotero.org/groups/54759/items/PNT4Q2MK"],"uri":["http://zotero.org/groups/54759/items/PNT4Q2MK"]}]} </w:instrText>
      </w:r>
      <w:r w:rsidR="00D40212" w:rsidRPr="00C9632C">
        <w:rPr>
          <w:rFonts w:ascii="Times New Roman" w:hAnsi="Times New Roman" w:cs="Times New Roman"/>
        </w:rPr>
        <w:fldChar w:fldCharType="separate"/>
      </w:r>
      <w:r w:rsidR="00F05DFA">
        <w:rPr>
          <w:rFonts w:ascii="Times New Roman" w:hAnsi="Times New Roman" w:cs="Times New Roman"/>
          <w:noProof/>
        </w:rPr>
        <w:t>[23]</w:t>
      </w:r>
      <w:r w:rsidR="00D40212" w:rsidRPr="00C9632C">
        <w:rPr>
          <w:rFonts w:ascii="Times New Roman" w:hAnsi="Times New Roman" w:cs="Times New Roman"/>
        </w:rPr>
        <w:fldChar w:fldCharType="end"/>
      </w:r>
      <w:r w:rsidRPr="00C9632C">
        <w:rPr>
          <w:rFonts w:ascii="Times New Roman" w:hAnsi="Times New Roman" w:cs="Times New Roman"/>
        </w:rPr>
        <w:t>.</w:t>
      </w:r>
      <w:r w:rsidRPr="00C01233">
        <w:rPr>
          <w:rFonts w:ascii="Times New Roman" w:hAnsi="Times New Roman" w:cs="Times New Roman"/>
        </w:rPr>
        <w:t xml:space="preserve"> Historical levels of Ω</w:t>
      </w:r>
      <w:r w:rsidRPr="00C01233">
        <w:rPr>
          <w:rFonts w:ascii="Times New Roman" w:hAnsi="Times New Roman" w:cs="Times New Roman"/>
          <w:vertAlign w:val="subscript"/>
        </w:rPr>
        <w:t>arag</w:t>
      </w:r>
      <w:r w:rsidRPr="006A6768">
        <w:rPr>
          <w:rFonts w:ascii="Times New Roman" w:hAnsi="Times New Roman" w:cs="Times New Roman"/>
          <w:vertAlign w:val="subscript"/>
        </w:rPr>
        <w:t xml:space="preserve"> </w:t>
      </w:r>
      <w:r w:rsidR="00594113">
        <w:rPr>
          <w:rFonts w:ascii="Times New Roman" w:hAnsi="Times New Roman" w:cs="Times New Roman"/>
        </w:rPr>
        <w:t>were</w:t>
      </w:r>
      <w:r w:rsidR="00594113" w:rsidRPr="006A6768">
        <w:rPr>
          <w:rFonts w:ascii="Times New Roman" w:hAnsi="Times New Roman" w:cs="Times New Roman"/>
        </w:rPr>
        <w:t xml:space="preserve"> </w:t>
      </w:r>
      <w:r w:rsidRPr="006A6768">
        <w:rPr>
          <w:rFonts w:ascii="Times New Roman" w:hAnsi="Times New Roman" w:cs="Times New Roman"/>
        </w:rPr>
        <w:t>mo</w:t>
      </w:r>
      <w:r>
        <w:rPr>
          <w:rFonts w:ascii="Times New Roman" w:hAnsi="Times New Roman" w:cs="Times New Roman"/>
        </w:rPr>
        <w:t>deled from 1880 – 1889, providing</w:t>
      </w:r>
      <w:r w:rsidRPr="006A6768">
        <w:rPr>
          <w:rFonts w:ascii="Times New Roman" w:hAnsi="Times New Roman" w:cs="Times New Roman"/>
        </w:rPr>
        <w:t xml:space="preserve"> a reference point to calculate change over time. We aggregated these to mean annual values for the years 2005 to 2015. </w:t>
      </w:r>
    </w:p>
    <w:p w14:paraId="5308DE45" w14:textId="4D35456C" w:rsidR="001429EB" w:rsidRPr="006A6768" w:rsidRDefault="001429EB" w:rsidP="001429EB">
      <w:pPr>
        <w:ind w:firstLine="720"/>
        <w:rPr>
          <w:rFonts w:ascii="Times New Roman" w:hAnsi="Times New Roman" w:cs="Times New Roman"/>
        </w:rPr>
      </w:pPr>
      <w:r w:rsidRPr="006A6768">
        <w:rPr>
          <w:rFonts w:ascii="Times New Roman" w:hAnsi="Times New Roman" w:cs="Times New Roman"/>
        </w:rPr>
        <w:t>A biological threshold of Ω</w:t>
      </w:r>
      <w:r w:rsidRPr="006A6768">
        <w:rPr>
          <w:rFonts w:ascii="Times New Roman" w:hAnsi="Times New Roman" w:cs="Times New Roman"/>
          <w:vertAlign w:val="subscript"/>
        </w:rPr>
        <w:t xml:space="preserve">arag </w:t>
      </w:r>
      <w:r w:rsidRPr="006A6768">
        <w:rPr>
          <w:rFonts w:ascii="Times New Roman" w:hAnsi="Times New Roman" w:cs="Times New Roman"/>
        </w:rPr>
        <w:t>&lt;= 1 was used as a reference point to rescale the data</w:t>
      </w:r>
      <w:r w:rsidR="00245F4F">
        <w:rPr>
          <w:rFonts w:ascii="Times New Roman" w:hAnsi="Times New Roman" w:cs="Times New Roman"/>
        </w:rPr>
        <w:t xml:space="preserve">, recognizing that impacts to marine organisms vary at different levels </w:t>
      </w:r>
      <w:r w:rsidR="00245F4F" w:rsidRPr="00C9632C">
        <w:rPr>
          <w:rFonts w:ascii="Times New Roman" w:hAnsi="Times New Roman" w:cs="Times New Roman"/>
        </w:rPr>
        <w:t>of Ω</w:t>
      </w:r>
      <w:r w:rsidR="00245F4F" w:rsidRPr="00C9632C">
        <w:rPr>
          <w:rFonts w:ascii="Times New Roman" w:hAnsi="Times New Roman" w:cs="Times New Roman"/>
          <w:vertAlign w:val="subscript"/>
        </w:rPr>
        <w:t>arag</w:t>
      </w:r>
      <w:r w:rsidR="00C9632C" w:rsidRPr="00C9632C">
        <w:rPr>
          <w:rFonts w:ascii="Times New Roman" w:hAnsi="Times New Roman" w:cs="Times New Roman"/>
        </w:rPr>
        <w:t xml:space="preserve"> </w:t>
      </w:r>
      <w:r w:rsidR="00D40212" w:rsidRPr="00C9632C">
        <w:rPr>
          <w:rFonts w:ascii="Times New Roman" w:hAnsi="Times New Roman" w:cs="Times New Roman"/>
        </w:rPr>
        <w:fldChar w:fldCharType="begin"/>
      </w:r>
      <w:r w:rsidR="00F05DFA">
        <w:rPr>
          <w:rFonts w:ascii="Times New Roman" w:hAnsi="Times New Roman" w:cs="Times New Roman"/>
        </w:rPr>
        <w:instrText xml:space="preserve"> ADDIN ZOTERO_ITEM {"citationID":"c6p3bdei7","properties":{"formattedCitation":"[24]","plainCitation":"[24]"},"citationItems":[{"id":2357,"uris":["http://zotero.org/groups/54759/items/9SWZPBER"],"uri":["http://zotero.org/groups/54759/items/9SWZPBER"]}]} </w:instrText>
      </w:r>
      <w:r w:rsidR="00D40212" w:rsidRPr="00C9632C">
        <w:rPr>
          <w:rFonts w:ascii="Times New Roman" w:hAnsi="Times New Roman" w:cs="Times New Roman"/>
        </w:rPr>
        <w:fldChar w:fldCharType="separate"/>
      </w:r>
      <w:r w:rsidR="00F05DFA">
        <w:rPr>
          <w:rFonts w:ascii="Times New Roman" w:hAnsi="Times New Roman" w:cs="Times New Roman"/>
          <w:noProof/>
        </w:rPr>
        <w:t>[24]</w:t>
      </w:r>
      <w:r w:rsidR="00D40212" w:rsidRPr="00C9632C">
        <w:rPr>
          <w:rFonts w:ascii="Times New Roman" w:hAnsi="Times New Roman" w:cs="Times New Roman"/>
        </w:rPr>
        <w:fldChar w:fldCharType="end"/>
      </w:r>
      <w:r w:rsidR="00245F4F" w:rsidRPr="00C9632C">
        <w:rPr>
          <w:rFonts w:ascii="Times New Roman" w:hAnsi="Times New Roman" w:cs="Times New Roman"/>
        </w:rPr>
        <w:t>.</w:t>
      </w:r>
      <w:r w:rsidR="00245F4F">
        <w:rPr>
          <w:rFonts w:ascii="Times New Roman" w:hAnsi="Times New Roman" w:cs="Times New Roman"/>
        </w:rPr>
        <w:t xml:space="preserve"> </w:t>
      </w:r>
      <w:r w:rsidRPr="006A6768">
        <w:rPr>
          <w:rFonts w:ascii="Times New Roman" w:hAnsi="Times New Roman" w:cs="Times New Roman"/>
        </w:rPr>
        <w:t xml:space="preserve">All </w:t>
      </w:r>
      <w:r w:rsidR="00285764">
        <w:rPr>
          <w:rFonts w:ascii="Times New Roman" w:hAnsi="Times New Roman" w:cs="Times New Roman"/>
        </w:rPr>
        <w:t>spatially-explicit</w:t>
      </w:r>
      <w:r w:rsidR="00017A5C">
        <w:rPr>
          <w:rFonts w:ascii="Times New Roman" w:hAnsi="Times New Roman" w:cs="Times New Roman"/>
        </w:rPr>
        <w:t xml:space="preserve"> </w:t>
      </w:r>
      <w:r w:rsidRPr="006A6768">
        <w:rPr>
          <w:rFonts w:ascii="Times New Roman" w:hAnsi="Times New Roman" w:cs="Times New Roman"/>
        </w:rPr>
        <w:t xml:space="preserve">values currently at or below </w:t>
      </w:r>
      <w:r w:rsidR="00FD2598">
        <w:rPr>
          <w:rFonts w:ascii="Times New Roman" w:hAnsi="Times New Roman" w:cs="Times New Roman"/>
        </w:rPr>
        <w:t>1</w:t>
      </w:r>
      <w:r w:rsidR="007771AC">
        <w:rPr>
          <w:rFonts w:ascii="Times New Roman" w:hAnsi="Times New Roman" w:cs="Times New Roman"/>
        </w:rPr>
        <w:t xml:space="preserve"> </w:t>
      </w:r>
      <w:r>
        <w:rPr>
          <w:rFonts w:ascii="Times New Roman" w:hAnsi="Times New Roman" w:cs="Times New Roman"/>
        </w:rPr>
        <w:t>(i.e.,</w:t>
      </w:r>
      <w:r w:rsidRPr="006A6768">
        <w:rPr>
          <w:rFonts w:ascii="Times New Roman" w:hAnsi="Times New Roman" w:cs="Times New Roman"/>
        </w:rPr>
        <w:t xml:space="preserve"> undersaturation of aragonite</w:t>
      </w:r>
      <w:r>
        <w:rPr>
          <w:rFonts w:ascii="Times New Roman" w:hAnsi="Times New Roman" w:cs="Times New Roman"/>
        </w:rPr>
        <w:t>)</w:t>
      </w:r>
      <w:r w:rsidRPr="006A6768">
        <w:rPr>
          <w:rFonts w:ascii="Times New Roman" w:hAnsi="Times New Roman" w:cs="Times New Roman"/>
        </w:rPr>
        <w:t xml:space="preserve"> were set to </w:t>
      </w:r>
      <w:r w:rsidR="00FD2598">
        <w:rPr>
          <w:rFonts w:ascii="Times New Roman" w:hAnsi="Times New Roman" w:cs="Times New Roman"/>
        </w:rPr>
        <w:t>1</w:t>
      </w:r>
      <w:r w:rsidRPr="006A6768">
        <w:rPr>
          <w:rFonts w:ascii="Times New Roman" w:hAnsi="Times New Roman" w:cs="Times New Roman"/>
        </w:rPr>
        <w:t>. All other values were rescaled according to their distance from 1 and thei</w:t>
      </w:r>
      <w:r>
        <w:rPr>
          <w:rFonts w:ascii="Times New Roman" w:hAnsi="Times New Roman" w:cs="Times New Roman"/>
        </w:rPr>
        <w:t>r change from historical levels, such that:</w:t>
      </w:r>
      <w:r w:rsidRPr="006A6768">
        <w:rPr>
          <w:rFonts w:ascii="Times New Roman" w:hAnsi="Times New Roman" w:cs="Times New Roman"/>
        </w:rPr>
        <w:t xml:space="preserve"> </w:t>
      </w:r>
    </w:p>
    <w:p w14:paraId="1643DBC7" w14:textId="77777777" w:rsidR="001429EB" w:rsidRDefault="001429EB" w:rsidP="001429EB">
      <w:pPr>
        <w:rPr>
          <w:rFonts w:ascii="Times New Roman" w:hAnsi="Times New Roman" w:cs="Times New Roman"/>
          <w:color w:val="555555"/>
          <w:sz w:val="21"/>
          <w:szCs w:val="21"/>
        </w:rPr>
      </w:pPr>
    </w:p>
    <w:p w14:paraId="44532B8C" w14:textId="77777777" w:rsidR="001429EB" w:rsidRPr="006A6768" w:rsidRDefault="001429EB" w:rsidP="001429EB">
      <w:pPr>
        <w:rPr>
          <w:rFonts w:ascii="Times New Roman" w:hAnsi="Times New Roman" w:cs="Times New Roman"/>
          <w:color w:val="000000" w:themeColor="text1"/>
        </w:rPr>
      </w:pPr>
      <m:oMathPara>
        <m:oMath>
          <m:r>
            <w:rPr>
              <w:rFonts w:ascii="Cambria Math" w:hAnsi="Cambria Math" w:cs="Times New Roman"/>
              <w:color w:val="000000" w:themeColor="text1"/>
            </w:rPr>
            <m:t>∆</m:t>
          </m:r>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Ω</m:t>
              </m:r>
            </m:e>
            <m:sub>
              <m:r>
                <w:rPr>
                  <w:rFonts w:ascii="Cambria Math" w:hAnsi="Cambria Math" w:cs="Times New Roman"/>
                  <w:color w:val="000000" w:themeColor="text1"/>
                </w:rPr>
                <m:t>year</m:t>
              </m:r>
            </m:sub>
          </m:sSub>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Ω</m:t>
                  </m:r>
                </m:e>
                <m:sub>
                  <m:r>
                    <w:rPr>
                      <w:rFonts w:ascii="Cambria Math" w:hAnsi="Cambria Math" w:cs="Times New Roman"/>
                      <w:color w:val="000000" w:themeColor="text1"/>
                    </w:rPr>
                    <m:t>base</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Ω</m:t>
                  </m:r>
                </m:e>
                <m:sub>
                  <m:r>
                    <w:rPr>
                      <w:rFonts w:ascii="Cambria Math" w:hAnsi="Cambria Math" w:cs="Times New Roman"/>
                      <w:color w:val="000000" w:themeColor="text1"/>
                    </w:rPr>
                    <m:t>year</m:t>
                  </m:r>
                </m:sub>
              </m:sSub>
            </m:num>
            <m:den>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Ω</m:t>
                  </m:r>
                </m:e>
                <m:sub>
                  <m:r>
                    <w:rPr>
                      <w:rFonts w:ascii="Cambria Math" w:hAnsi="Cambria Math" w:cs="Times New Roman"/>
                      <w:color w:val="000000" w:themeColor="text1"/>
                    </w:rPr>
                    <m:t>base</m:t>
                  </m:r>
                </m:sub>
              </m:sSub>
              <m:r>
                <w:rPr>
                  <w:rFonts w:ascii="Cambria Math" w:hAnsi="Cambria Math" w:cs="Times New Roman"/>
                  <w:color w:val="000000" w:themeColor="text1"/>
                </w:rPr>
                <m:t>-1</m:t>
              </m:r>
            </m:den>
          </m:f>
        </m:oMath>
      </m:oMathPara>
    </w:p>
    <w:p w14:paraId="45BA73EC" w14:textId="77777777" w:rsidR="001429EB" w:rsidRPr="006A6768" w:rsidRDefault="001429EB" w:rsidP="001429EB">
      <w:pPr>
        <w:rPr>
          <w:rFonts w:ascii="Times New Roman" w:hAnsi="Times New Roman" w:cs="Times New Roman"/>
          <w:color w:val="000000" w:themeColor="text1"/>
        </w:rPr>
      </w:pPr>
    </w:p>
    <w:p w14:paraId="1CFE0B50" w14:textId="094FD807" w:rsidR="001429EB" w:rsidRPr="002506A5" w:rsidRDefault="001429EB" w:rsidP="001429EB">
      <w:pPr>
        <w:rPr>
          <w:rFonts w:ascii="Times New Roman" w:eastAsia="Times New Roman" w:hAnsi="Times New Roman" w:cs="Times New Roman"/>
          <w:color w:val="000000" w:themeColor="text1"/>
        </w:rPr>
      </w:pPr>
      <w:r w:rsidRPr="006A6768">
        <w:rPr>
          <w:rFonts w:ascii="Times New Roman" w:hAnsi="Times New Roman" w:cs="Times New Roman"/>
          <w:color w:val="000000" w:themeColor="text1"/>
        </w:rPr>
        <w:t xml:space="preserve">Note that the current </w:t>
      </w:r>
      <w:r w:rsidR="00017A5C">
        <w:rPr>
          <w:rFonts w:ascii="Times New Roman" w:hAnsi="Times New Roman" w:cs="Times New Roman"/>
          <w:color w:val="000000" w:themeColor="text1"/>
        </w:rPr>
        <w:t xml:space="preserve">mean annual </w:t>
      </w:r>
      <w:r w:rsidRPr="006A6768">
        <w:rPr>
          <w:rFonts w:ascii="Times New Roman" w:hAnsi="Times New Roman" w:cs="Times New Roman"/>
          <w:color w:val="000000" w:themeColor="text1"/>
        </w:rPr>
        <w:t>value of Ω</w:t>
      </w:r>
      <w:r w:rsidRPr="006A6768">
        <w:rPr>
          <w:rFonts w:ascii="Times New Roman" w:hAnsi="Times New Roman" w:cs="Times New Roman"/>
          <w:color w:val="000000" w:themeColor="text1"/>
          <w:vertAlign w:val="subscript"/>
        </w:rPr>
        <w:t>arag</w:t>
      </w:r>
      <w:r w:rsidR="00017A5C">
        <w:rPr>
          <w:rFonts w:ascii="Times New Roman" w:hAnsi="Times New Roman" w:cs="Times New Roman"/>
          <w:color w:val="000000" w:themeColor="text1"/>
        </w:rPr>
        <w:t xml:space="preserve"> (</w:t>
      </w:r>
      <m:oMath>
        <m:r>
          <w:rPr>
            <w:rFonts w:ascii="Cambria Math" w:hAnsi="Cambria Math" w:cs="Times New Roman"/>
            <w:color w:val="000000" w:themeColor="text1"/>
          </w:rPr>
          <m:t>∆</m:t>
        </m:r>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Ω</m:t>
            </m:r>
          </m:e>
          <m:sub>
            <m:r>
              <w:rPr>
                <w:rFonts w:ascii="Cambria Math" w:hAnsi="Cambria Math" w:cs="Times New Roman"/>
                <w:color w:val="000000" w:themeColor="text1"/>
              </w:rPr>
              <m:t>year</m:t>
            </m:r>
          </m:sub>
        </m:sSub>
      </m:oMath>
      <w:r w:rsidR="00017A5C">
        <w:rPr>
          <w:rFonts w:ascii="Helvetica Neue" w:eastAsia="Times New Roman" w:hAnsi="Helvetica Neue" w:cs="Times New Roman"/>
          <w:color w:val="555555"/>
          <w:sz w:val="21"/>
          <w:szCs w:val="21"/>
          <w:shd w:val="clear" w:color="auto" w:fill="FFFFFF"/>
        </w:rPr>
        <w:t>)</w:t>
      </w:r>
      <w:r w:rsidRPr="006A6768">
        <w:rPr>
          <w:rFonts w:ascii="Times New Roman" w:hAnsi="Times New Roman" w:cs="Times New Roman"/>
          <w:color w:val="000000" w:themeColor="text1"/>
          <w:vertAlign w:val="subscript"/>
        </w:rPr>
        <w:t xml:space="preserve"> </w:t>
      </w:r>
      <w:r w:rsidRPr="006A6768">
        <w:rPr>
          <w:rFonts w:ascii="Times New Roman" w:hAnsi="Times New Roman" w:cs="Times New Roman"/>
          <w:color w:val="000000" w:themeColor="text1"/>
        </w:rPr>
        <w:t>is subtrac</w:t>
      </w:r>
      <w:r>
        <w:rPr>
          <w:rFonts w:ascii="Times New Roman" w:hAnsi="Times New Roman" w:cs="Times New Roman"/>
          <w:color w:val="000000" w:themeColor="text1"/>
        </w:rPr>
        <w:t>t</w:t>
      </w:r>
      <w:r w:rsidRPr="006A6768">
        <w:rPr>
          <w:rFonts w:ascii="Times New Roman" w:hAnsi="Times New Roman" w:cs="Times New Roman"/>
          <w:color w:val="000000" w:themeColor="text1"/>
        </w:rPr>
        <w:t>ed from the baseline (mean value between 1880-1889)</w:t>
      </w:r>
      <w:r>
        <w:rPr>
          <w:rFonts w:ascii="Times New Roman" w:hAnsi="Times New Roman" w:cs="Times New Roman"/>
          <w:color w:val="000000" w:themeColor="text1"/>
        </w:rPr>
        <w:t xml:space="preserve">. This causes a reduction in </w:t>
      </w:r>
      <w:r w:rsidRPr="006A6768">
        <w:rPr>
          <w:rFonts w:ascii="Times New Roman" w:hAnsi="Times New Roman" w:cs="Times New Roman"/>
        </w:rPr>
        <w:t>Ω</w:t>
      </w:r>
      <w:r w:rsidRPr="006A6768">
        <w:rPr>
          <w:rFonts w:ascii="Times New Roman" w:hAnsi="Times New Roman" w:cs="Times New Roman"/>
          <w:vertAlign w:val="subscript"/>
        </w:rPr>
        <w:t>arag</w:t>
      </w:r>
      <w:r>
        <w:rPr>
          <w:rFonts w:ascii="Times New Roman" w:hAnsi="Times New Roman" w:cs="Times New Roman"/>
          <w:vertAlign w:val="subscript"/>
        </w:rPr>
        <w:t xml:space="preserve"> </w:t>
      </w:r>
      <w:r>
        <w:rPr>
          <w:rFonts w:ascii="Times New Roman" w:hAnsi="Times New Roman" w:cs="Times New Roman"/>
        </w:rPr>
        <w:t xml:space="preserve">to be assigned a higher pressure value (closer to 1). It is then divided by the historical value minus 1 so that </w:t>
      </w:r>
      <w:r w:rsidR="00017A5C">
        <w:rPr>
          <w:rFonts w:ascii="Times New Roman" w:hAnsi="Times New Roman" w:cs="Times New Roman"/>
        </w:rPr>
        <w:t xml:space="preserve">if a given pixel has seen </w:t>
      </w:r>
      <w:r>
        <w:rPr>
          <w:rFonts w:ascii="Times New Roman" w:hAnsi="Times New Roman" w:cs="Times New Roman"/>
        </w:rPr>
        <w:t xml:space="preserve">a decrease in </w:t>
      </w:r>
      <w:r w:rsidRPr="006A6768">
        <w:rPr>
          <w:rFonts w:ascii="Times New Roman" w:hAnsi="Times New Roman" w:cs="Times New Roman"/>
        </w:rPr>
        <w:t>Ω</w:t>
      </w:r>
      <w:r w:rsidRPr="006A6768">
        <w:rPr>
          <w:rFonts w:ascii="Times New Roman" w:hAnsi="Times New Roman" w:cs="Times New Roman"/>
          <w:vertAlign w:val="subscript"/>
        </w:rPr>
        <w:t>arag</w:t>
      </w:r>
      <w:r w:rsidR="00285764">
        <w:rPr>
          <w:rFonts w:ascii="Times New Roman" w:hAnsi="Times New Roman" w:cs="Times New Roman"/>
        </w:rPr>
        <w:t xml:space="preserve">, </w:t>
      </w:r>
      <w:r w:rsidR="00017A5C">
        <w:rPr>
          <w:rFonts w:ascii="Times New Roman" w:hAnsi="Times New Roman" w:cs="Times New Roman"/>
        </w:rPr>
        <w:t>yet</w:t>
      </w:r>
      <w:r>
        <w:rPr>
          <w:rFonts w:ascii="Times New Roman" w:hAnsi="Times New Roman" w:cs="Times New Roman"/>
        </w:rPr>
        <w:t xml:space="preserve"> the current value </w:t>
      </w:r>
      <w:r w:rsidR="00017A5C">
        <w:rPr>
          <w:rFonts w:ascii="Times New Roman" w:hAnsi="Times New Roman" w:cs="Times New Roman"/>
        </w:rPr>
        <w:t xml:space="preserve">remains </w:t>
      </w:r>
      <w:r>
        <w:rPr>
          <w:rFonts w:ascii="Times New Roman" w:hAnsi="Times New Roman" w:cs="Times New Roman"/>
        </w:rPr>
        <w:t>far from the threshold</w:t>
      </w:r>
      <w:r w:rsidR="00017A5C">
        <w:rPr>
          <w:rFonts w:ascii="Times New Roman" w:hAnsi="Times New Roman" w:cs="Times New Roman"/>
        </w:rPr>
        <w:t>, the resulting pixel value</w:t>
      </w:r>
      <w:r>
        <w:rPr>
          <w:rFonts w:ascii="Times New Roman" w:hAnsi="Times New Roman" w:cs="Times New Roman"/>
        </w:rPr>
        <w:t xml:space="preserve"> </w:t>
      </w:r>
      <w:r w:rsidR="00017A5C">
        <w:rPr>
          <w:rFonts w:ascii="Times New Roman" w:hAnsi="Times New Roman" w:cs="Times New Roman"/>
        </w:rPr>
        <w:t>is indicative of</w:t>
      </w:r>
      <w:r>
        <w:rPr>
          <w:rFonts w:ascii="Times New Roman" w:hAnsi="Times New Roman" w:cs="Times New Roman"/>
        </w:rPr>
        <w:t xml:space="preserve"> a lower pressure than if the current </w:t>
      </w:r>
      <w:r>
        <w:rPr>
          <w:rFonts w:ascii="Times New Roman" w:hAnsi="Times New Roman" w:cs="Times New Roman"/>
        </w:rPr>
        <w:lastRenderedPageBreak/>
        <w:t xml:space="preserve">value was near the threshold. If </w:t>
      </w:r>
      <m:oMath>
        <m:r>
          <w:rPr>
            <w:rFonts w:ascii="Cambria Math" w:hAnsi="Cambria Math" w:cs="Times New Roman"/>
            <w:color w:val="000000" w:themeColor="text1"/>
          </w:rPr>
          <m:t>∆</m:t>
        </m:r>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Ω</m:t>
            </m:r>
          </m:e>
          <m:sub>
            <m:r>
              <w:rPr>
                <w:rFonts w:ascii="Cambria Math" w:hAnsi="Cambria Math" w:cs="Times New Roman"/>
                <w:color w:val="000000" w:themeColor="text1"/>
              </w:rPr>
              <m:t>year</m:t>
            </m:r>
          </m:sub>
        </m:sSub>
      </m:oMath>
      <w:r w:rsidRPr="002506A5">
        <w:rPr>
          <w:rFonts w:ascii="Helvetica Neue" w:eastAsia="Times New Roman" w:hAnsi="Helvetica Neue" w:cs="Times New Roman"/>
          <w:color w:val="555555"/>
          <w:sz w:val="21"/>
          <w:szCs w:val="21"/>
          <w:shd w:val="clear" w:color="auto" w:fill="FFFFFF"/>
        </w:rPr>
        <w:t> </w:t>
      </w:r>
      <w:r>
        <w:rPr>
          <w:rFonts w:ascii="Times New Roman" w:eastAsia="Times New Roman" w:hAnsi="Times New Roman" w:cs="Times New Roman"/>
          <w:color w:val="000000" w:themeColor="text1"/>
          <w:shd w:val="clear" w:color="auto" w:fill="FFFFFF"/>
        </w:rPr>
        <w:t>is negative, indicating a decrease in acidification</w:t>
      </w:r>
      <w:r w:rsidR="00385463">
        <w:rPr>
          <w:rFonts w:ascii="Times New Roman" w:eastAsia="Times New Roman" w:hAnsi="Times New Roman" w:cs="Times New Roman"/>
          <w:color w:val="000000" w:themeColor="text1"/>
          <w:shd w:val="clear" w:color="auto" w:fill="FFFFFF"/>
        </w:rPr>
        <w:t xml:space="preserve"> between measured time periods</w:t>
      </w:r>
      <w:r>
        <w:rPr>
          <w:rFonts w:ascii="Times New Roman" w:eastAsia="Times New Roman" w:hAnsi="Times New Roman" w:cs="Times New Roman"/>
          <w:color w:val="000000" w:themeColor="text1"/>
          <w:shd w:val="clear" w:color="auto" w:fill="FFFFFF"/>
        </w:rPr>
        <w:t xml:space="preserve">, the </w:t>
      </w:r>
      <w:r w:rsidR="002A3BB3">
        <w:rPr>
          <w:rFonts w:ascii="Times New Roman" w:eastAsia="Times New Roman" w:hAnsi="Times New Roman" w:cs="Times New Roman"/>
          <w:color w:val="000000" w:themeColor="text1"/>
          <w:shd w:val="clear" w:color="auto" w:fill="FFFFFF"/>
        </w:rPr>
        <w:t>pixel</w:t>
      </w:r>
      <w:r>
        <w:rPr>
          <w:rFonts w:ascii="Times New Roman" w:eastAsia="Times New Roman" w:hAnsi="Times New Roman" w:cs="Times New Roman"/>
          <w:color w:val="000000" w:themeColor="text1"/>
          <w:shd w:val="clear" w:color="auto" w:fill="FFFFFF"/>
        </w:rPr>
        <w:t xml:space="preserve"> is assigned a pressure value of </w:t>
      </w:r>
      <w:r w:rsidR="00FD2598">
        <w:rPr>
          <w:rFonts w:ascii="Times New Roman" w:eastAsia="Times New Roman" w:hAnsi="Times New Roman" w:cs="Times New Roman"/>
          <w:color w:val="000000" w:themeColor="text1"/>
          <w:shd w:val="clear" w:color="auto" w:fill="FFFFFF"/>
        </w:rPr>
        <w:t>0</w:t>
      </w:r>
      <w:r>
        <w:rPr>
          <w:rFonts w:ascii="Times New Roman" w:eastAsia="Times New Roman" w:hAnsi="Times New Roman" w:cs="Times New Roman"/>
          <w:color w:val="000000" w:themeColor="text1"/>
          <w:shd w:val="clear" w:color="auto" w:fill="FFFFFF"/>
        </w:rPr>
        <w:t>.</w:t>
      </w:r>
    </w:p>
    <w:p w14:paraId="5904C916" w14:textId="77777777" w:rsidR="001429EB" w:rsidRPr="006A6768" w:rsidRDefault="001429EB" w:rsidP="001429EB">
      <w:pPr>
        <w:rPr>
          <w:rFonts w:ascii="Times New Roman" w:hAnsi="Times New Roman" w:cs="Times New Roman"/>
          <w:b/>
        </w:rPr>
      </w:pPr>
    </w:p>
    <w:p w14:paraId="639669B5" w14:textId="55CDDF9D" w:rsidR="001173AB" w:rsidRPr="001173AB" w:rsidRDefault="001429EB" w:rsidP="001429EB">
      <w:pPr>
        <w:rPr>
          <w:ins w:id="141" w:author="Melanie Frazier" w:date="2017-05-15T12:19:00Z"/>
          <w:rFonts w:ascii="Times New Roman" w:hAnsi="Times New Roman" w:cs="Times New Roman"/>
          <w:b/>
          <w:sz w:val="28"/>
          <w:szCs w:val="28"/>
          <w:rPrChange w:id="142" w:author="Melanie Frazier" w:date="2017-05-15T12:19:00Z">
            <w:rPr>
              <w:ins w:id="143" w:author="Melanie Frazier" w:date="2017-05-15T12:19:00Z"/>
              <w:rFonts w:ascii="Times New Roman" w:hAnsi="Times New Roman" w:cs="Times New Roman"/>
            </w:rPr>
          </w:rPrChange>
        </w:rPr>
      </w:pPr>
      <w:r w:rsidRPr="001173AB">
        <w:rPr>
          <w:rFonts w:ascii="Times New Roman" w:hAnsi="Times New Roman" w:cs="Times New Roman"/>
          <w:b/>
          <w:sz w:val="28"/>
          <w:szCs w:val="28"/>
          <w:rPrChange w:id="144" w:author="Melanie Frazier" w:date="2017-05-15T12:19:00Z">
            <w:rPr>
              <w:rFonts w:ascii="Times New Roman" w:hAnsi="Times New Roman" w:cs="Times New Roman"/>
              <w:u w:val="single"/>
            </w:rPr>
          </w:rPrChange>
        </w:rPr>
        <w:t xml:space="preserve">Sea </w:t>
      </w:r>
      <w:ins w:id="145" w:author="Melanie Frazier" w:date="2017-05-15T12:20:00Z">
        <w:r w:rsidR="001173AB">
          <w:rPr>
            <w:rFonts w:ascii="Times New Roman" w:hAnsi="Times New Roman" w:cs="Times New Roman"/>
            <w:b/>
            <w:sz w:val="28"/>
            <w:szCs w:val="28"/>
          </w:rPr>
          <w:t>l</w:t>
        </w:r>
      </w:ins>
      <w:del w:id="146" w:author="Melanie Frazier" w:date="2017-05-15T12:20:00Z">
        <w:r w:rsidRPr="001173AB" w:rsidDel="001173AB">
          <w:rPr>
            <w:rFonts w:ascii="Times New Roman" w:hAnsi="Times New Roman" w:cs="Times New Roman"/>
            <w:b/>
            <w:sz w:val="28"/>
            <w:szCs w:val="28"/>
            <w:rPrChange w:id="147" w:author="Melanie Frazier" w:date="2017-05-15T12:19:00Z">
              <w:rPr>
                <w:rFonts w:ascii="Times New Roman" w:hAnsi="Times New Roman" w:cs="Times New Roman"/>
                <w:u w:val="single"/>
              </w:rPr>
            </w:rPrChange>
          </w:rPr>
          <w:delText>L</w:delText>
        </w:r>
      </w:del>
      <w:r w:rsidRPr="001173AB">
        <w:rPr>
          <w:rFonts w:ascii="Times New Roman" w:hAnsi="Times New Roman" w:cs="Times New Roman"/>
          <w:b/>
          <w:sz w:val="28"/>
          <w:szCs w:val="28"/>
          <w:rPrChange w:id="148" w:author="Melanie Frazier" w:date="2017-05-15T12:19:00Z">
            <w:rPr>
              <w:rFonts w:ascii="Times New Roman" w:hAnsi="Times New Roman" w:cs="Times New Roman"/>
              <w:u w:val="single"/>
            </w:rPr>
          </w:rPrChange>
        </w:rPr>
        <w:t xml:space="preserve">evel </w:t>
      </w:r>
      <w:ins w:id="149" w:author="Melanie Frazier" w:date="2017-05-15T12:20:00Z">
        <w:r w:rsidR="001173AB">
          <w:rPr>
            <w:rFonts w:ascii="Times New Roman" w:hAnsi="Times New Roman" w:cs="Times New Roman"/>
            <w:b/>
            <w:sz w:val="28"/>
            <w:szCs w:val="28"/>
          </w:rPr>
          <w:t>r</w:t>
        </w:r>
      </w:ins>
      <w:del w:id="150" w:author="Melanie Frazier" w:date="2017-05-15T12:20:00Z">
        <w:r w:rsidRPr="001173AB" w:rsidDel="001173AB">
          <w:rPr>
            <w:rFonts w:ascii="Times New Roman" w:hAnsi="Times New Roman" w:cs="Times New Roman"/>
            <w:b/>
            <w:sz w:val="28"/>
            <w:szCs w:val="28"/>
            <w:rPrChange w:id="151" w:author="Melanie Frazier" w:date="2017-05-15T12:19:00Z">
              <w:rPr>
                <w:rFonts w:ascii="Times New Roman" w:hAnsi="Times New Roman" w:cs="Times New Roman"/>
                <w:u w:val="single"/>
              </w:rPr>
            </w:rPrChange>
          </w:rPr>
          <w:delText>R</w:delText>
        </w:r>
      </w:del>
      <w:r w:rsidRPr="001173AB">
        <w:rPr>
          <w:rFonts w:ascii="Times New Roman" w:hAnsi="Times New Roman" w:cs="Times New Roman"/>
          <w:b/>
          <w:sz w:val="28"/>
          <w:szCs w:val="28"/>
          <w:rPrChange w:id="152" w:author="Melanie Frazier" w:date="2017-05-15T12:19:00Z">
            <w:rPr>
              <w:rFonts w:ascii="Times New Roman" w:hAnsi="Times New Roman" w:cs="Times New Roman"/>
              <w:u w:val="single"/>
            </w:rPr>
          </w:rPrChange>
        </w:rPr>
        <w:t>ise</w:t>
      </w:r>
    </w:p>
    <w:p w14:paraId="7D224908" w14:textId="77777777" w:rsidR="001173AB" w:rsidRDefault="001173AB" w:rsidP="001173AB">
      <w:pPr>
        <w:ind w:firstLine="720"/>
        <w:rPr>
          <w:ins w:id="153" w:author="Melanie Frazier" w:date="2017-05-15T12:19:00Z"/>
          <w:rFonts w:ascii="Times New Roman" w:hAnsi="Times New Roman" w:cs="Times New Roman"/>
        </w:rPr>
        <w:pPrChange w:id="154" w:author="Melanie Frazier" w:date="2017-05-15T12:19:00Z">
          <w:pPr/>
        </w:pPrChange>
      </w:pPr>
    </w:p>
    <w:p w14:paraId="3DDC4EF1" w14:textId="1C622B42" w:rsidR="001429EB" w:rsidRPr="006A6768" w:rsidRDefault="001429EB" w:rsidP="001173AB">
      <w:pPr>
        <w:ind w:firstLine="720"/>
        <w:rPr>
          <w:rFonts w:ascii="Times New Roman" w:hAnsi="Times New Roman" w:cs="Times New Roman"/>
        </w:rPr>
        <w:pPrChange w:id="155" w:author="Melanie Frazier" w:date="2017-05-15T12:19:00Z">
          <w:pPr/>
        </w:pPrChange>
      </w:pPr>
      <w:del w:id="156" w:author="Melanie Frazier" w:date="2017-05-15T12:19:00Z">
        <w:r w:rsidDel="001173AB">
          <w:rPr>
            <w:rFonts w:ascii="Times New Roman" w:hAnsi="Times New Roman" w:cs="Times New Roman"/>
          </w:rPr>
          <w:delText xml:space="preserve">: </w:delText>
        </w:r>
      </w:del>
      <w:r w:rsidRPr="006A6768">
        <w:rPr>
          <w:rFonts w:ascii="Times New Roman" w:hAnsi="Times New Roman" w:cs="Times New Roman"/>
        </w:rPr>
        <w:t xml:space="preserve">The sea level rise pressure layer </w:t>
      </w:r>
      <w:r w:rsidR="00594113">
        <w:rPr>
          <w:rFonts w:ascii="Times New Roman" w:hAnsi="Times New Roman" w:cs="Times New Roman"/>
        </w:rPr>
        <w:t>was</w:t>
      </w:r>
      <w:r w:rsidR="00594113" w:rsidRPr="006A6768">
        <w:rPr>
          <w:rFonts w:ascii="Times New Roman" w:hAnsi="Times New Roman" w:cs="Times New Roman"/>
        </w:rPr>
        <w:t xml:space="preserve"> </w:t>
      </w:r>
      <w:r w:rsidRPr="006A6768">
        <w:rPr>
          <w:rFonts w:ascii="Times New Roman" w:hAnsi="Times New Roman" w:cs="Times New Roman"/>
        </w:rPr>
        <w:t xml:space="preserve">derived from </w:t>
      </w:r>
      <w:r>
        <w:rPr>
          <w:rFonts w:ascii="Times New Roman" w:hAnsi="Times New Roman" w:cs="Times New Roman"/>
        </w:rPr>
        <w:t xml:space="preserve">monthly time series </w:t>
      </w:r>
      <w:r w:rsidRPr="006A6768">
        <w:rPr>
          <w:rFonts w:ascii="Times New Roman" w:hAnsi="Times New Roman" w:cs="Times New Roman"/>
        </w:rPr>
        <w:t xml:space="preserve">data clipped to within </w:t>
      </w:r>
      <w:r w:rsidR="007771AC">
        <w:rPr>
          <w:rFonts w:ascii="Times New Roman" w:hAnsi="Times New Roman" w:cs="Times New Roman"/>
        </w:rPr>
        <w:t xml:space="preserve">three </w:t>
      </w:r>
      <w:r w:rsidR="0025614C">
        <w:rPr>
          <w:rFonts w:ascii="Times New Roman" w:hAnsi="Times New Roman" w:cs="Times New Roman"/>
        </w:rPr>
        <w:t>nautical miles (nm)</w:t>
      </w:r>
      <w:r w:rsidRPr="006A6768">
        <w:rPr>
          <w:rFonts w:ascii="Times New Roman" w:hAnsi="Times New Roman" w:cs="Times New Roman"/>
        </w:rPr>
        <w:t xml:space="preserve"> of the coast. Previously</w:t>
      </w:r>
      <w:r w:rsidR="002A3BB3">
        <w:rPr>
          <w:rFonts w:ascii="Times New Roman" w:hAnsi="Times New Roman" w:cs="Times New Roman"/>
        </w:rPr>
        <w:t>,</w:t>
      </w:r>
      <w:r w:rsidRPr="006A6768">
        <w:rPr>
          <w:rFonts w:ascii="Times New Roman" w:hAnsi="Times New Roman" w:cs="Times New Roman"/>
        </w:rPr>
        <w:t xml:space="preserve"> </w:t>
      </w:r>
      <w:r w:rsidR="002A3BB3">
        <w:rPr>
          <w:rFonts w:ascii="Times New Roman" w:hAnsi="Times New Roman" w:cs="Times New Roman"/>
        </w:rPr>
        <w:t>a region’s</w:t>
      </w:r>
      <w:r w:rsidRPr="006A6768">
        <w:rPr>
          <w:rFonts w:ascii="Times New Roman" w:hAnsi="Times New Roman" w:cs="Times New Roman"/>
        </w:rPr>
        <w:t xml:space="preserve"> entire</w:t>
      </w:r>
      <w:r w:rsidR="0025614C">
        <w:rPr>
          <w:rFonts w:ascii="Times New Roman" w:hAnsi="Times New Roman" w:cs="Times New Roman"/>
        </w:rPr>
        <w:t xml:space="preserve"> </w:t>
      </w:r>
      <w:r w:rsidR="002A3BB3">
        <w:rPr>
          <w:rFonts w:ascii="Times New Roman" w:hAnsi="Times New Roman" w:cs="Times New Roman"/>
        </w:rPr>
        <w:t xml:space="preserve">EEZ area </w:t>
      </w:r>
      <w:r w:rsidRPr="006A6768">
        <w:rPr>
          <w:rFonts w:ascii="Times New Roman" w:hAnsi="Times New Roman" w:cs="Times New Roman"/>
        </w:rPr>
        <w:t xml:space="preserve">was used </w:t>
      </w:r>
      <w:r w:rsidR="002A3BB3">
        <w:rPr>
          <w:rFonts w:ascii="Times New Roman" w:hAnsi="Times New Roman" w:cs="Times New Roman"/>
        </w:rPr>
        <w:t>to calculate</w:t>
      </w:r>
      <w:r w:rsidRPr="006A6768">
        <w:rPr>
          <w:rFonts w:ascii="Times New Roman" w:hAnsi="Times New Roman" w:cs="Times New Roman"/>
        </w:rPr>
        <w:t xml:space="preserve"> this layer. </w:t>
      </w:r>
      <w:r w:rsidR="00385463">
        <w:rPr>
          <w:rFonts w:ascii="Times New Roman" w:hAnsi="Times New Roman" w:cs="Times New Roman"/>
        </w:rPr>
        <w:t>Because</w:t>
      </w:r>
      <w:r>
        <w:rPr>
          <w:rFonts w:ascii="Times New Roman" w:hAnsi="Times New Roman" w:cs="Times New Roman"/>
        </w:rPr>
        <w:t xml:space="preserve"> the impacts of sea level r</w:t>
      </w:r>
      <w:r w:rsidRPr="006A6768">
        <w:rPr>
          <w:rFonts w:ascii="Times New Roman" w:hAnsi="Times New Roman" w:cs="Times New Roman"/>
        </w:rPr>
        <w:t xml:space="preserve">ise </w:t>
      </w:r>
      <w:r w:rsidR="00594113">
        <w:rPr>
          <w:rFonts w:ascii="Times New Roman" w:hAnsi="Times New Roman" w:cs="Times New Roman"/>
        </w:rPr>
        <w:t>were</w:t>
      </w:r>
      <w:r w:rsidR="00594113" w:rsidRPr="006A6768">
        <w:rPr>
          <w:rFonts w:ascii="Times New Roman" w:hAnsi="Times New Roman" w:cs="Times New Roman"/>
        </w:rPr>
        <w:t xml:space="preserve"> </w:t>
      </w:r>
      <w:r w:rsidRPr="006A6768">
        <w:rPr>
          <w:rFonts w:ascii="Times New Roman" w:hAnsi="Times New Roman" w:cs="Times New Roman"/>
        </w:rPr>
        <w:t xml:space="preserve">primarily limited to the coast, we </w:t>
      </w:r>
      <w:r w:rsidR="002A3BB3">
        <w:rPr>
          <w:rFonts w:ascii="Times New Roman" w:hAnsi="Times New Roman" w:cs="Times New Roman"/>
        </w:rPr>
        <w:t>have now</w:t>
      </w:r>
      <w:r w:rsidRPr="006A6768">
        <w:rPr>
          <w:rFonts w:ascii="Times New Roman" w:hAnsi="Times New Roman" w:cs="Times New Roman"/>
        </w:rPr>
        <w:t xml:space="preserve"> clip</w:t>
      </w:r>
      <w:r w:rsidR="002A3BB3">
        <w:rPr>
          <w:rFonts w:ascii="Times New Roman" w:hAnsi="Times New Roman" w:cs="Times New Roman"/>
        </w:rPr>
        <w:t>ped</w:t>
      </w:r>
      <w:r w:rsidRPr="006A6768">
        <w:rPr>
          <w:rFonts w:ascii="Times New Roman" w:hAnsi="Times New Roman" w:cs="Times New Roman"/>
        </w:rPr>
        <w:t xml:space="preserve"> to </w:t>
      </w:r>
      <w:r w:rsidR="007771AC">
        <w:rPr>
          <w:rFonts w:ascii="Times New Roman" w:hAnsi="Times New Roman" w:cs="Times New Roman"/>
        </w:rPr>
        <w:t xml:space="preserve">three </w:t>
      </w:r>
      <w:r w:rsidRPr="006A6768">
        <w:rPr>
          <w:rFonts w:ascii="Times New Roman" w:hAnsi="Times New Roman" w:cs="Times New Roman"/>
        </w:rPr>
        <w:t>nm.</w:t>
      </w:r>
    </w:p>
    <w:p w14:paraId="2A470531" w14:textId="2B1DC8FA" w:rsidR="001429EB" w:rsidRPr="006A6768" w:rsidRDefault="001429EB" w:rsidP="001429EB">
      <w:pPr>
        <w:ind w:firstLine="720"/>
        <w:rPr>
          <w:rFonts w:ascii="Times New Roman" w:hAnsi="Times New Roman" w:cs="Times New Roman"/>
        </w:rPr>
      </w:pPr>
      <w:r w:rsidRPr="006A6768">
        <w:rPr>
          <w:rFonts w:ascii="Times New Roman" w:hAnsi="Times New Roman" w:cs="Times New Roman"/>
        </w:rPr>
        <w:t xml:space="preserve">The main update to this pressure layer was the use of a </w:t>
      </w:r>
      <w:r>
        <w:rPr>
          <w:rFonts w:ascii="Times New Roman" w:hAnsi="Times New Roman" w:cs="Times New Roman"/>
        </w:rPr>
        <w:t>dataset with higher temporal resolution</w:t>
      </w:r>
      <w:r w:rsidRPr="006A6768">
        <w:rPr>
          <w:rFonts w:ascii="Times New Roman" w:hAnsi="Times New Roman" w:cs="Times New Roman"/>
        </w:rPr>
        <w:t>. The data source remain</w:t>
      </w:r>
      <w:r w:rsidR="00594113">
        <w:rPr>
          <w:rFonts w:ascii="Times New Roman" w:hAnsi="Times New Roman" w:cs="Times New Roman"/>
        </w:rPr>
        <w:t>ed</w:t>
      </w:r>
      <w:r w:rsidRPr="006A6768">
        <w:rPr>
          <w:rFonts w:ascii="Times New Roman" w:hAnsi="Times New Roman" w:cs="Times New Roman"/>
        </w:rPr>
        <w:t xml:space="preserve"> the same</w:t>
      </w:r>
      <w:r>
        <w:rPr>
          <w:rFonts w:ascii="Times New Roman" w:hAnsi="Times New Roman" w:cs="Times New Roman"/>
        </w:rPr>
        <w:t xml:space="preserve"> (based </w:t>
      </w:r>
      <w:r w:rsidRPr="001C59F9">
        <w:rPr>
          <w:rFonts w:ascii="Times New Roman" w:hAnsi="Times New Roman" w:cs="Times New Roman"/>
        </w:rPr>
        <w:t xml:space="preserve">on </w:t>
      </w:r>
      <w:r w:rsidRPr="001C59F9">
        <w:rPr>
          <w:rFonts w:ascii="Times New Roman" w:eastAsia="Times New Roman" w:hAnsi="Times New Roman" w:cs="Times New Roman"/>
        </w:rPr>
        <w:t xml:space="preserve">Nicholls and Cazenave </w:t>
      </w:r>
      <w:r w:rsidR="00D40212" w:rsidRPr="001C59F9">
        <w:rPr>
          <w:rFonts w:ascii="Times New Roman" w:eastAsia="Times New Roman" w:hAnsi="Times New Roman" w:cs="Times New Roman"/>
        </w:rPr>
        <w:fldChar w:fldCharType="begin"/>
      </w:r>
      <w:r w:rsidR="00F05DFA">
        <w:rPr>
          <w:rFonts w:ascii="Times New Roman" w:eastAsia="Times New Roman" w:hAnsi="Times New Roman" w:cs="Times New Roman"/>
        </w:rPr>
        <w:instrText xml:space="preserve"> ADDIN ZOTERO_ITEM {"citationID":"1mueg40sc4","properties":{"formattedCitation":"[25]","plainCitation":"[25]"},"citationItems":[{"id":1483,"uris":["http://zotero.org/groups/54759/items/BHCNWQGN"],"uri":["http://zotero.org/groups/54759/items/BHCNWQGN"]}]} </w:instrText>
      </w:r>
      <w:r w:rsidR="00D40212" w:rsidRPr="001C59F9">
        <w:rPr>
          <w:rFonts w:ascii="Times New Roman" w:eastAsia="Times New Roman" w:hAnsi="Times New Roman" w:cs="Times New Roman"/>
        </w:rPr>
        <w:fldChar w:fldCharType="separate"/>
      </w:r>
      <w:r w:rsidR="00F05DFA">
        <w:rPr>
          <w:rFonts w:ascii="Times New Roman" w:eastAsia="Times New Roman" w:hAnsi="Times New Roman" w:cs="Times New Roman"/>
          <w:noProof/>
        </w:rPr>
        <w:t>[25]</w:t>
      </w:r>
      <w:r w:rsidR="00D40212" w:rsidRPr="001C59F9">
        <w:rPr>
          <w:rFonts w:ascii="Times New Roman" w:eastAsia="Times New Roman" w:hAnsi="Times New Roman" w:cs="Times New Roman"/>
        </w:rPr>
        <w:fldChar w:fldCharType="end"/>
      </w:r>
      <w:r w:rsidRPr="001C59F9">
        <w:rPr>
          <w:rFonts w:ascii="Times New Roman" w:hAnsi="Times New Roman" w:cs="Times New Roman"/>
        </w:rPr>
        <w:t>)</w:t>
      </w:r>
      <w:r w:rsidR="00C41308" w:rsidRPr="001C59F9">
        <w:rPr>
          <w:rFonts w:ascii="Times New Roman" w:hAnsi="Times New Roman" w:cs="Times New Roman"/>
        </w:rPr>
        <w:t>,</w:t>
      </w:r>
      <w:r w:rsidRPr="001C59F9">
        <w:rPr>
          <w:rFonts w:ascii="Times New Roman" w:hAnsi="Times New Roman" w:cs="Times New Roman"/>
        </w:rPr>
        <w:t xml:space="preserve"> but monthly gridded data of mean sea level anomalies from 1993 to 2015 </w:t>
      </w:r>
      <w:r w:rsidR="008150AD" w:rsidRPr="001C59F9">
        <w:rPr>
          <w:rFonts w:ascii="Times New Roman" w:hAnsi="Times New Roman" w:cs="Times New Roman"/>
        </w:rPr>
        <w:t>were</w:t>
      </w:r>
      <w:r w:rsidR="008150AD">
        <w:rPr>
          <w:rFonts w:ascii="Times New Roman" w:hAnsi="Times New Roman" w:cs="Times New Roman"/>
        </w:rPr>
        <w:t xml:space="preserve"> </w:t>
      </w:r>
      <w:r w:rsidRPr="006A6768">
        <w:rPr>
          <w:rFonts w:ascii="Times New Roman" w:hAnsi="Times New Roman" w:cs="Times New Roman"/>
        </w:rPr>
        <w:t>used.</w:t>
      </w:r>
      <w:r>
        <w:rPr>
          <w:rFonts w:ascii="Times New Roman" w:hAnsi="Times New Roman" w:cs="Times New Roman"/>
        </w:rPr>
        <w:t xml:space="preserve"> Previously a single dataset with mean rate of sea level rise from 1993-2012 was used.</w:t>
      </w:r>
      <w:r w:rsidRPr="006A6768">
        <w:rPr>
          <w:rFonts w:ascii="Times New Roman" w:hAnsi="Times New Roman" w:cs="Times New Roman"/>
        </w:rPr>
        <w:t xml:space="preserve"> Monthly data </w:t>
      </w:r>
      <w:r w:rsidR="008150AD">
        <w:rPr>
          <w:rFonts w:ascii="Times New Roman" w:hAnsi="Times New Roman" w:cs="Times New Roman"/>
        </w:rPr>
        <w:t xml:space="preserve">were </w:t>
      </w:r>
      <w:r w:rsidRPr="006A6768">
        <w:rPr>
          <w:rFonts w:ascii="Times New Roman" w:hAnsi="Times New Roman" w:cs="Times New Roman"/>
        </w:rPr>
        <w:t xml:space="preserve">aggregated for each year </w:t>
      </w:r>
      <w:r>
        <w:rPr>
          <w:rFonts w:ascii="Times New Roman" w:hAnsi="Times New Roman" w:cs="Times New Roman"/>
        </w:rPr>
        <w:t>f</w:t>
      </w:r>
      <w:r w:rsidRPr="006A6768">
        <w:rPr>
          <w:rFonts w:ascii="Times New Roman" w:hAnsi="Times New Roman" w:cs="Times New Roman"/>
        </w:rPr>
        <w:t xml:space="preserve">rom 1993 to 2015. For this most recent assessment, the maximum anomaly value across years 2011 to 2015 </w:t>
      </w:r>
      <w:r w:rsidR="00594113">
        <w:rPr>
          <w:rFonts w:ascii="Times New Roman" w:hAnsi="Times New Roman" w:cs="Times New Roman"/>
        </w:rPr>
        <w:t>was</w:t>
      </w:r>
      <w:r w:rsidR="0077087D">
        <w:rPr>
          <w:rFonts w:ascii="Times New Roman" w:hAnsi="Times New Roman" w:cs="Times New Roman"/>
        </w:rPr>
        <w:t xml:space="preserve"> </w:t>
      </w:r>
      <w:r w:rsidRPr="006A6768">
        <w:rPr>
          <w:rFonts w:ascii="Times New Roman" w:hAnsi="Times New Roman" w:cs="Times New Roman"/>
        </w:rPr>
        <w:t>used to rescale the layer from 0 to 1.</w:t>
      </w:r>
      <w:r>
        <w:rPr>
          <w:rFonts w:ascii="Times New Roman" w:hAnsi="Times New Roman" w:cs="Times New Roman"/>
        </w:rPr>
        <w:t xml:space="preserve"> This improvement allows us to track change over time.</w:t>
      </w:r>
    </w:p>
    <w:p w14:paraId="019EEEDD" w14:textId="77777777" w:rsidR="001429EB" w:rsidRPr="006A6768" w:rsidRDefault="001429EB" w:rsidP="001429EB">
      <w:pPr>
        <w:rPr>
          <w:rFonts w:ascii="Times New Roman" w:hAnsi="Times New Roman" w:cs="Times New Roman"/>
        </w:rPr>
      </w:pPr>
    </w:p>
    <w:p w14:paraId="42887BBD" w14:textId="1DB2EE70" w:rsidR="001173AB" w:rsidRPr="001173AB" w:rsidRDefault="00D01D28" w:rsidP="001429EB">
      <w:pPr>
        <w:rPr>
          <w:ins w:id="157" w:author="Melanie Frazier" w:date="2017-05-15T12:19:00Z"/>
          <w:rFonts w:ascii="Times New Roman" w:hAnsi="Times New Roman" w:cs="Times New Roman"/>
          <w:b/>
          <w:sz w:val="28"/>
          <w:szCs w:val="28"/>
          <w:rPrChange w:id="158" w:author="Melanie Frazier" w:date="2017-05-15T12:20:00Z">
            <w:rPr>
              <w:ins w:id="159" w:author="Melanie Frazier" w:date="2017-05-15T12:19:00Z"/>
              <w:rFonts w:ascii="Times New Roman" w:hAnsi="Times New Roman" w:cs="Times New Roman"/>
            </w:rPr>
          </w:rPrChange>
        </w:rPr>
      </w:pPr>
      <w:r w:rsidRPr="001173AB">
        <w:rPr>
          <w:rFonts w:ascii="Times New Roman" w:hAnsi="Times New Roman" w:cs="Times New Roman"/>
          <w:b/>
          <w:sz w:val="28"/>
          <w:szCs w:val="28"/>
          <w:rPrChange w:id="160" w:author="Melanie Frazier" w:date="2017-05-15T12:20:00Z">
            <w:rPr>
              <w:rFonts w:ascii="Times New Roman" w:hAnsi="Times New Roman" w:cs="Times New Roman"/>
              <w:u w:val="single"/>
            </w:rPr>
          </w:rPrChange>
        </w:rPr>
        <w:t xml:space="preserve">Ultraviolet </w:t>
      </w:r>
      <w:ins w:id="161" w:author="Melanie Frazier" w:date="2017-05-15T12:20:00Z">
        <w:r w:rsidR="001173AB">
          <w:rPr>
            <w:rFonts w:ascii="Times New Roman" w:hAnsi="Times New Roman" w:cs="Times New Roman"/>
            <w:b/>
            <w:sz w:val="28"/>
            <w:szCs w:val="28"/>
          </w:rPr>
          <w:t>i</w:t>
        </w:r>
      </w:ins>
      <w:del w:id="162" w:author="Melanie Frazier" w:date="2017-05-15T12:20:00Z">
        <w:r w:rsidRPr="001173AB" w:rsidDel="001173AB">
          <w:rPr>
            <w:rFonts w:ascii="Times New Roman" w:hAnsi="Times New Roman" w:cs="Times New Roman"/>
            <w:b/>
            <w:sz w:val="28"/>
            <w:szCs w:val="28"/>
            <w:rPrChange w:id="163" w:author="Melanie Frazier" w:date="2017-05-15T12:20:00Z">
              <w:rPr>
                <w:rFonts w:ascii="Times New Roman" w:hAnsi="Times New Roman" w:cs="Times New Roman"/>
                <w:u w:val="single"/>
              </w:rPr>
            </w:rPrChange>
          </w:rPr>
          <w:delText>I</w:delText>
        </w:r>
      </w:del>
      <w:r w:rsidRPr="001173AB">
        <w:rPr>
          <w:rFonts w:ascii="Times New Roman" w:hAnsi="Times New Roman" w:cs="Times New Roman"/>
          <w:b/>
          <w:sz w:val="28"/>
          <w:szCs w:val="28"/>
          <w:rPrChange w:id="164" w:author="Melanie Frazier" w:date="2017-05-15T12:20:00Z">
            <w:rPr>
              <w:rFonts w:ascii="Times New Roman" w:hAnsi="Times New Roman" w:cs="Times New Roman"/>
              <w:u w:val="single"/>
            </w:rPr>
          </w:rPrChange>
        </w:rPr>
        <w:t>rradiance (</w:t>
      </w:r>
      <w:r w:rsidR="00EA30EB" w:rsidRPr="001173AB">
        <w:rPr>
          <w:rFonts w:ascii="Times New Roman" w:hAnsi="Times New Roman" w:cs="Times New Roman"/>
          <w:b/>
          <w:sz w:val="28"/>
          <w:szCs w:val="28"/>
          <w:rPrChange w:id="165" w:author="Melanie Frazier" w:date="2017-05-15T12:20:00Z">
            <w:rPr>
              <w:rFonts w:ascii="Times New Roman" w:hAnsi="Times New Roman" w:cs="Times New Roman"/>
              <w:u w:val="single"/>
            </w:rPr>
          </w:rPrChange>
        </w:rPr>
        <w:t>UV</w:t>
      </w:r>
      <w:r w:rsidRPr="001173AB">
        <w:rPr>
          <w:rFonts w:ascii="Times New Roman" w:hAnsi="Times New Roman" w:cs="Times New Roman"/>
          <w:b/>
          <w:sz w:val="28"/>
          <w:szCs w:val="28"/>
          <w:rPrChange w:id="166" w:author="Melanie Frazier" w:date="2017-05-15T12:20:00Z">
            <w:rPr>
              <w:rFonts w:ascii="Times New Roman" w:hAnsi="Times New Roman" w:cs="Times New Roman"/>
              <w:u w:val="single"/>
            </w:rPr>
          </w:rPrChange>
        </w:rPr>
        <w:t>)</w:t>
      </w:r>
    </w:p>
    <w:p w14:paraId="180011BD" w14:textId="77777777" w:rsidR="001173AB" w:rsidRDefault="001429EB" w:rsidP="001429EB">
      <w:pPr>
        <w:rPr>
          <w:ins w:id="167" w:author="Melanie Frazier" w:date="2017-05-15T12:19:00Z"/>
          <w:rFonts w:ascii="Times New Roman" w:hAnsi="Times New Roman" w:cs="Times New Roman"/>
        </w:rPr>
      </w:pPr>
      <w:del w:id="168" w:author="Melanie Frazier" w:date="2017-05-15T12:19:00Z">
        <w:r w:rsidDel="001173AB">
          <w:rPr>
            <w:rFonts w:ascii="Times New Roman" w:hAnsi="Times New Roman" w:cs="Times New Roman"/>
          </w:rPr>
          <w:delText>:</w:delText>
        </w:r>
      </w:del>
    </w:p>
    <w:p w14:paraId="745F8081" w14:textId="55B5451E" w:rsidR="001429EB" w:rsidRPr="001429EB" w:rsidRDefault="001429EB" w:rsidP="001429EB">
      <w:pPr>
        <w:rPr>
          <w:rFonts w:ascii="Times New Roman" w:hAnsi="Times New Roman" w:cs="Times New Roman"/>
        </w:rPr>
      </w:pPr>
      <w:del w:id="169" w:author="Melanie Frazier" w:date="2017-05-15T12:19:00Z">
        <w:r w:rsidDel="001173AB">
          <w:rPr>
            <w:rFonts w:ascii="Times New Roman" w:hAnsi="Times New Roman" w:cs="Times New Roman"/>
          </w:rPr>
          <w:delText xml:space="preserve"> </w:delText>
        </w:r>
      </w:del>
      <w:ins w:id="170" w:author="Melanie Frazier" w:date="2017-05-15T12:19:00Z">
        <w:r w:rsidR="001173AB">
          <w:rPr>
            <w:rFonts w:ascii="Times New Roman" w:hAnsi="Times New Roman" w:cs="Times New Roman"/>
          </w:rPr>
          <w:tab/>
        </w:r>
      </w:ins>
      <w:r w:rsidR="00C22456">
        <w:rPr>
          <w:rFonts w:ascii="Times New Roman" w:eastAsia="Times New Roman" w:hAnsi="Times New Roman" w:cs="Times New Roman"/>
          <w:color w:val="000000" w:themeColor="text1"/>
          <w:shd w:val="clear" w:color="auto" w:fill="FFFFFF"/>
        </w:rPr>
        <w:t>W</w:t>
      </w:r>
      <w:r w:rsidRPr="006A6768">
        <w:rPr>
          <w:rFonts w:ascii="Times New Roman" w:eastAsia="Times New Roman" w:hAnsi="Times New Roman" w:cs="Times New Roman"/>
          <w:color w:val="000000" w:themeColor="text1"/>
          <w:shd w:val="clear" w:color="auto" w:fill="FFFFFF"/>
        </w:rPr>
        <w:t xml:space="preserve">e </w:t>
      </w:r>
      <w:r w:rsidR="00D01D28">
        <w:rPr>
          <w:rFonts w:ascii="Times New Roman" w:eastAsia="Times New Roman" w:hAnsi="Times New Roman" w:cs="Times New Roman"/>
          <w:color w:val="000000" w:themeColor="text1"/>
          <w:shd w:val="clear" w:color="auto" w:fill="FFFFFF"/>
        </w:rPr>
        <w:t xml:space="preserve">updated </w:t>
      </w:r>
      <w:r w:rsidRPr="006A6768">
        <w:rPr>
          <w:rFonts w:ascii="Times New Roman" w:eastAsia="Times New Roman" w:hAnsi="Times New Roman" w:cs="Times New Roman"/>
          <w:color w:val="000000" w:themeColor="text1"/>
          <w:shd w:val="clear" w:color="auto" w:fill="FFFFFF"/>
        </w:rPr>
        <w:t xml:space="preserve">methods </w:t>
      </w:r>
      <w:r w:rsidR="00D01D28">
        <w:rPr>
          <w:rFonts w:ascii="Times New Roman" w:eastAsia="Times New Roman" w:hAnsi="Times New Roman" w:cs="Times New Roman"/>
          <w:color w:val="000000" w:themeColor="text1"/>
          <w:shd w:val="clear" w:color="auto" w:fill="FFFFFF"/>
        </w:rPr>
        <w:t xml:space="preserve">to rely on </w:t>
      </w:r>
      <w:r w:rsidRPr="006A6768">
        <w:rPr>
          <w:rFonts w:ascii="Times New Roman" w:eastAsia="Times New Roman" w:hAnsi="Times New Roman" w:cs="Times New Roman"/>
          <w:color w:val="000000" w:themeColor="text1"/>
          <w:shd w:val="clear" w:color="auto" w:fill="FFFFFF"/>
        </w:rPr>
        <w:t>just one dataset that can be used long</w:t>
      </w:r>
      <w:r w:rsidR="007771AC">
        <w:rPr>
          <w:rFonts w:ascii="Times New Roman" w:eastAsia="Times New Roman" w:hAnsi="Times New Roman" w:cs="Times New Roman"/>
          <w:color w:val="000000" w:themeColor="text1"/>
          <w:shd w:val="clear" w:color="auto" w:fill="FFFFFF"/>
        </w:rPr>
        <w:t>-</w:t>
      </w:r>
      <w:r w:rsidRPr="006A6768">
        <w:rPr>
          <w:rFonts w:ascii="Times New Roman" w:eastAsia="Times New Roman" w:hAnsi="Times New Roman" w:cs="Times New Roman"/>
          <w:color w:val="000000" w:themeColor="text1"/>
          <w:shd w:val="clear" w:color="auto" w:fill="FFFFFF"/>
        </w:rPr>
        <w:t xml:space="preserve">term and </w:t>
      </w:r>
      <w:r>
        <w:rPr>
          <w:rFonts w:ascii="Times New Roman" w:eastAsia="Times New Roman" w:hAnsi="Times New Roman" w:cs="Times New Roman"/>
          <w:color w:val="000000" w:themeColor="text1"/>
          <w:shd w:val="clear" w:color="auto" w:fill="FFFFFF"/>
        </w:rPr>
        <w:t xml:space="preserve">is </w:t>
      </w:r>
      <w:r w:rsidRPr="006A6768">
        <w:rPr>
          <w:rFonts w:ascii="Times New Roman" w:eastAsia="Times New Roman" w:hAnsi="Times New Roman" w:cs="Times New Roman"/>
          <w:color w:val="000000" w:themeColor="text1"/>
          <w:shd w:val="clear" w:color="auto" w:fill="FFFFFF"/>
        </w:rPr>
        <w:t xml:space="preserve">comparable </w:t>
      </w:r>
      <w:r>
        <w:rPr>
          <w:rFonts w:ascii="Times New Roman" w:eastAsia="Times New Roman" w:hAnsi="Times New Roman" w:cs="Times New Roman"/>
          <w:color w:val="000000" w:themeColor="text1"/>
          <w:shd w:val="clear" w:color="auto" w:fill="FFFFFF"/>
        </w:rPr>
        <w:t>through</w:t>
      </w:r>
      <w:r w:rsidRPr="006A6768">
        <w:rPr>
          <w:rFonts w:ascii="Times New Roman" w:eastAsia="Times New Roman" w:hAnsi="Times New Roman" w:cs="Times New Roman"/>
          <w:color w:val="000000" w:themeColor="text1"/>
          <w:shd w:val="clear" w:color="auto" w:fill="FFFFFF"/>
        </w:rPr>
        <w:t xml:space="preserve"> time rather than</w:t>
      </w:r>
      <w:r w:rsidR="00D01D28">
        <w:rPr>
          <w:rFonts w:ascii="Times New Roman" w:eastAsia="Times New Roman" w:hAnsi="Times New Roman" w:cs="Times New Roman"/>
          <w:color w:val="000000" w:themeColor="text1"/>
          <w:shd w:val="clear" w:color="auto" w:fill="FFFFFF"/>
        </w:rPr>
        <w:t xml:space="preserve"> combining</w:t>
      </w:r>
      <w:r w:rsidRPr="006A6768">
        <w:rPr>
          <w:rFonts w:ascii="Times New Roman" w:eastAsia="Times New Roman" w:hAnsi="Times New Roman" w:cs="Times New Roman"/>
          <w:color w:val="000000" w:themeColor="text1"/>
          <w:shd w:val="clear" w:color="auto" w:fill="FFFFFF"/>
        </w:rPr>
        <w:t xml:space="preserve"> two separate datasets</w:t>
      </w:r>
      <w:r w:rsidR="00D01D28">
        <w:rPr>
          <w:rFonts w:ascii="Times New Roman" w:eastAsia="Times New Roman" w:hAnsi="Times New Roman" w:cs="Times New Roman"/>
          <w:color w:val="000000" w:themeColor="text1"/>
          <w:shd w:val="clear" w:color="auto" w:fill="FFFFFF"/>
        </w:rPr>
        <w:t xml:space="preserve">, </w:t>
      </w:r>
      <w:r w:rsidR="00285764">
        <w:rPr>
          <w:rFonts w:ascii="Times New Roman" w:eastAsia="Times New Roman" w:hAnsi="Times New Roman" w:cs="Times New Roman"/>
          <w:color w:val="000000" w:themeColor="text1"/>
          <w:shd w:val="clear" w:color="auto" w:fill="FFFFFF"/>
        </w:rPr>
        <w:t xml:space="preserve">only one of </w:t>
      </w:r>
      <w:r w:rsidR="00D01D28">
        <w:rPr>
          <w:rFonts w:ascii="Times New Roman" w:eastAsia="Times New Roman" w:hAnsi="Times New Roman" w:cs="Times New Roman"/>
          <w:color w:val="000000" w:themeColor="text1"/>
          <w:shd w:val="clear" w:color="auto" w:fill="FFFFFF"/>
        </w:rPr>
        <w:t xml:space="preserve">which </w:t>
      </w:r>
      <w:r w:rsidR="00285764">
        <w:rPr>
          <w:rFonts w:ascii="Times New Roman" w:eastAsia="Times New Roman" w:hAnsi="Times New Roman" w:cs="Times New Roman"/>
          <w:color w:val="000000" w:themeColor="text1"/>
          <w:shd w:val="clear" w:color="auto" w:fill="FFFFFF"/>
        </w:rPr>
        <w:t xml:space="preserve">is </w:t>
      </w:r>
      <w:r w:rsidR="00D01D28">
        <w:rPr>
          <w:rFonts w:ascii="Times New Roman" w:eastAsia="Times New Roman" w:hAnsi="Times New Roman" w:cs="Times New Roman"/>
          <w:color w:val="000000" w:themeColor="text1"/>
          <w:shd w:val="clear" w:color="auto" w:fill="FFFFFF"/>
        </w:rPr>
        <w:t>updated</w:t>
      </w:r>
      <w:r w:rsidRPr="006A6768">
        <w:rPr>
          <w:rFonts w:ascii="Times New Roman" w:eastAsia="Times New Roman" w:hAnsi="Times New Roman" w:cs="Times New Roman"/>
          <w:color w:val="000000" w:themeColor="text1"/>
          <w:shd w:val="clear" w:color="auto" w:fill="FFFFFF"/>
        </w:rPr>
        <w:t xml:space="preserve">. This layer is now calculated in a manner </w:t>
      </w:r>
      <w:r w:rsidR="007771AC" w:rsidRPr="006A6768">
        <w:rPr>
          <w:rFonts w:ascii="Times New Roman" w:eastAsia="Times New Roman" w:hAnsi="Times New Roman" w:cs="Times New Roman"/>
          <w:color w:val="000000" w:themeColor="text1"/>
          <w:shd w:val="clear" w:color="auto" w:fill="FFFFFF"/>
        </w:rPr>
        <w:t xml:space="preserve">very similar </w:t>
      </w:r>
      <w:r w:rsidRPr="006A6768">
        <w:rPr>
          <w:rFonts w:ascii="Times New Roman" w:eastAsia="Times New Roman" w:hAnsi="Times New Roman" w:cs="Times New Roman"/>
          <w:color w:val="000000" w:themeColor="text1"/>
          <w:shd w:val="clear" w:color="auto" w:fill="FFFFFF"/>
        </w:rPr>
        <w:t xml:space="preserve">to the </w:t>
      </w:r>
      <w:r w:rsidR="001607BF">
        <w:rPr>
          <w:rFonts w:ascii="Times New Roman" w:eastAsia="Times New Roman" w:hAnsi="Times New Roman" w:cs="Times New Roman"/>
          <w:color w:val="000000" w:themeColor="text1"/>
          <w:shd w:val="clear" w:color="auto" w:fill="FFFFFF"/>
        </w:rPr>
        <w:t>s</w:t>
      </w:r>
      <w:r w:rsidR="001607BF" w:rsidRPr="006A6768">
        <w:rPr>
          <w:rFonts w:ascii="Times New Roman" w:eastAsia="Times New Roman" w:hAnsi="Times New Roman" w:cs="Times New Roman"/>
          <w:color w:val="000000" w:themeColor="text1"/>
          <w:shd w:val="clear" w:color="auto" w:fill="FFFFFF"/>
        </w:rPr>
        <w:t xml:space="preserve">ea </w:t>
      </w:r>
      <w:r w:rsidR="001607BF">
        <w:rPr>
          <w:rFonts w:ascii="Times New Roman" w:eastAsia="Times New Roman" w:hAnsi="Times New Roman" w:cs="Times New Roman"/>
          <w:color w:val="000000" w:themeColor="text1"/>
          <w:shd w:val="clear" w:color="auto" w:fill="FFFFFF"/>
        </w:rPr>
        <w:t>s</w:t>
      </w:r>
      <w:r w:rsidR="001607BF" w:rsidRPr="006A6768">
        <w:rPr>
          <w:rFonts w:ascii="Times New Roman" w:eastAsia="Times New Roman" w:hAnsi="Times New Roman" w:cs="Times New Roman"/>
          <w:color w:val="000000" w:themeColor="text1"/>
          <w:shd w:val="clear" w:color="auto" w:fill="FFFFFF"/>
        </w:rPr>
        <w:t xml:space="preserve">urface </w:t>
      </w:r>
      <w:r w:rsidR="001607BF">
        <w:rPr>
          <w:rFonts w:ascii="Times New Roman" w:eastAsia="Times New Roman" w:hAnsi="Times New Roman" w:cs="Times New Roman"/>
          <w:color w:val="000000" w:themeColor="text1"/>
          <w:shd w:val="clear" w:color="auto" w:fill="FFFFFF"/>
        </w:rPr>
        <w:t>t</w:t>
      </w:r>
      <w:r w:rsidR="001607BF" w:rsidRPr="006A6768">
        <w:rPr>
          <w:rFonts w:ascii="Times New Roman" w:eastAsia="Times New Roman" w:hAnsi="Times New Roman" w:cs="Times New Roman"/>
          <w:color w:val="000000" w:themeColor="text1"/>
          <w:shd w:val="clear" w:color="auto" w:fill="FFFFFF"/>
        </w:rPr>
        <w:t xml:space="preserve">emperature </w:t>
      </w:r>
      <w:r w:rsidRPr="006A6768">
        <w:rPr>
          <w:rFonts w:ascii="Times New Roman" w:eastAsia="Times New Roman" w:hAnsi="Times New Roman" w:cs="Times New Roman"/>
          <w:color w:val="000000" w:themeColor="text1"/>
          <w:shd w:val="clear" w:color="auto" w:fill="FFFFFF"/>
        </w:rPr>
        <w:t>layer</w:t>
      </w:r>
      <w:r w:rsidR="00D01D28">
        <w:rPr>
          <w:rFonts w:ascii="Times New Roman" w:eastAsia="Times New Roman" w:hAnsi="Times New Roman" w:cs="Times New Roman"/>
          <w:color w:val="000000" w:themeColor="text1"/>
          <w:shd w:val="clear" w:color="auto" w:fill="FFFFFF"/>
        </w:rPr>
        <w:t xml:space="preserve"> </w:t>
      </w:r>
      <w:r w:rsidR="00D01D28" w:rsidRPr="00C9220C">
        <w:rPr>
          <w:rFonts w:ascii="Times New Roman" w:eastAsia="Times New Roman" w:hAnsi="Times New Roman" w:cs="Times New Roman"/>
          <w:color w:val="000000" w:themeColor="text1"/>
          <w:shd w:val="clear" w:color="auto" w:fill="FFFFFF"/>
        </w:rPr>
        <w:t>(</w:t>
      </w:r>
      <w:r w:rsidR="00B02961" w:rsidRPr="00C9220C">
        <w:rPr>
          <w:rFonts w:ascii="Times New Roman" w:eastAsia="Times New Roman" w:hAnsi="Times New Roman" w:cs="Times New Roman"/>
          <w:color w:val="000000" w:themeColor="text1"/>
          <w:shd w:val="clear" w:color="auto" w:fill="FFFFFF"/>
        </w:rPr>
        <w:t>S2</w:t>
      </w:r>
      <w:r w:rsidR="00D01D28" w:rsidRPr="00C9220C">
        <w:rPr>
          <w:rFonts w:ascii="Times New Roman" w:eastAsia="Times New Roman" w:hAnsi="Times New Roman" w:cs="Times New Roman"/>
          <w:color w:val="000000" w:themeColor="text1"/>
          <w:shd w:val="clear" w:color="auto" w:fill="FFFFFF"/>
        </w:rPr>
        <w:t xml:space="preserve"> </w:t>
      </w:r>
      <w:del w:id="171" w:author="Melanie Frazier" w:date="2017-05-15T10:40:00Z">
        <w:r w:rsidR="00C9220C" w:rsidRPr="00C9220C" w:rsidDel="007515E4">
          <w:rPr>
            <w:rFonts w:ascii="Times New Roman" w:eastAsia="Times New Roman" w:hAnsi="Times New Roman" w:cs="Times New Roman"/>
            <w:color w:val="000000" w:themeColor="text1"/>
            <w:shd w:val="clear" w:color="auto" w:fill="FFFFFF"/>
          </w:rPr>
          <w:delText>Methods</w:delText>
        </w:r>
      </w:del>
      <w:ins w:id="172" w:author="Melanie Frazier" w:date="2017-05-15T10:40:00Z">
        <w:r w:rsidR="007515E4">
          <w:rPr>
            <w:rFonts w:ascii="Times New Roman" w:eastAsia="Times New Roman" w:hAnsi="Times New Roman" w:cs="Times New Roman"/>
            <w:color w:val="000000" w:themeColor="text1"/>
            <w:shd w:val="clear" w:color="auto" w:fill="FFFFFF"/>
          </w:rPr>
          <w:t>File</w:t>
        </w:r>
      </w:ins>
      <w:r w:rsidR="00D01D28">
        <w:rPr>
          <w:rFonts w:ascii="Times New Roman" w:eastAsia="Times New Roman" w:hAnsi="Times New Roman" w:cs="Times New Roman"/>
          <w:color w:val="000000" w:themeColor="text1"/>
          <w:shd w:val="clear" w:color="auto" w:fill="FFFFFF"/>
        </w:rPr>
        <w:t>)</w:t>
      </w:r>
      <w:r w:rsidRPr="006A6768">
        <w:rPr>
          <w:rFonts w:ascii="Times New Roman" w:eastAsia="Times New Roman" w:hAnsi="Times New Roman" w:cs="Times New Roman"/>
          <w:color w:val="000000" w:themeColor="text1"/>
          <w:shd w:val="clear" w:color="auto" w:fill="FFFFFF"/>
        </w:rPr>
        <w:t xml:space="preserve">. </w:t>
      </w:r>
    </w:p>
    <w:p w14:paraId="0F2FBA67" w14:textId="2D9595F7" w:rsidR="001429EB" w:rsidRDefault="001429EB" w:rsidP="001429EB">
      <w:pPr>
        <w:ind w:firstLine="720"/>
        <w:rPr>
          <w:rFonts w:ascii="Times New Roman" w:eastAsia="Times New Roman" w:hAnsi="Times New Roman" w:cs="Times New Roman"/>
          <w:color w:val="000000" w:themeColor="text1"/>
          <w:shd w:val="clear" w:color="auto" w:fill="FFFFFF"/>
        </w:rPr>
      </w:pPr>
      <w:r w:rsidRPr="00D75049">
        <w:rPr>
          <w:rFonts w:ascii="Times New Roman" w:eastAsia="Times New Roman" w:hAnsi="Times New Roman" w:cs="Times New Roman"/>
          <w:color w:val="000000" w:themeColor="text1"/>
          <w:shd w:val="clear" w:color="auto" w:fill="FFFFFF"/>
        </w:rPr>
        <w:t>Data come from the</w:t>
      </w:r>
      <w:r w:rsidRPr="00D75049">
        <w:rPr>
          <w:rStyle w:val="apple-converted-space"/>
          <w:rFonts w:ascii="Times New Roman" w:eastAsia="Times New Roman" w:hAnsi="Times New Roman" w:cs="Times New Roman"/>
          <w:color w:val="000000" w:themeColor="text1"/>
          <w:shd w:val="clear" w:color="auto" w:fill="FFFFFF"/>
        </w:rPr>
        <w:t xml:space="preserve"> </w:t>
      </w:r>
      <w:r w:rsidRPr="00D75049">
        <w:rPr>
          <w:rFonts w:ascii="Times New Roman" w:eastAsia="Times New Roman" w:hAnsi="Times New Roman" w:cs="Times New Roman"/>
          <w:color w:val="000000" w:themeColor="text1"/>
          <w:shd w:val="clear" w:color="auto" w:fill="FFFFFF"/>
        </w:rPr>
        <w:t xml:space="preserve">Aura OMI Global Surface UVB Data Product </w:t>
      </w:r>
      <w:r w:rsidR="00D40212" w:rsidRPr="00D75049">
        <w:rPr>
          <w:rFonts w:ascii="Times New Roman" w:eastAsia="Times New Roman" w:hAnsi="Times New Roman" w:cs="Times New Roman"/>
          <w:color w:val="000000" w:themeColor="text1"/>
          <w:shd w:val="clear" w:color="auto" w:fill="FFFFFF"/>
        </w:rPr>
        <w:fldChar w:fldCharType="begin"/>
      </w:r>
      <w:r w:rsidR="00F05DFA">
        <w:rPr>
          <w:rFonts w:ascii="Times New Roman" w:eastAsia="Times New Roman" w:hAnsi="Times New Roman" w:cs="Times New Roman"/>
          <w:color w:val="000000" w:themeColor="text1"/>
          <w:shd w:val="clear" w:color="auto" w:fill="FFFFFF"/>
        </w:rPr>
        <w:instrText xml:space="preserve"> ADDIN ZOTERO_ITEM {"citationID":"1vkdvv76pf","properties":{"formattedCitation":"[26]","plainCitation":"[26]"},"citationItems":[{"id":2362,"uris":["http://zotero.org/groups/54759/items/TJ3JVHZG"],"uri":["http://zotero.org/groups/54759/items/TJ3JVHZG"]}]} </w:instrText>
      </w:r>
      <w:r w:rsidR="00D40212" w:rsidRPr="00D75049">
        <w:rPr>
          <w:rFonts w:ascii="Times New Roman" w:eastAsia="Times New Roman" w:hAnsi="Times New Roman" w:cs="Times New Roman"/>
          <w:color w:val="000000" w:themeColor="text1"/>
          <w:shd w:val="clear" w:color="auto" w:fill="FFFFFF"/>
        </w:rPr>
        <w:fldChar w:fldCharType="separate"/>
      </w:r>
      <w:r w:rsidR="00F05DFA">
        <w:rPr>
          <w:rFonts w:ascii="Times New Roman" w:eastAsia="Times New Roman" w:hAnsi="Times New Roman" w:cs="Times New Roman"/>
          <w:noProof/>
          <w:color w:val="000000" w:themeColor="text1"/>
          <w:shd w:val="clear" w:color="auto" w:fill="FFFFFF"/>
        </w:rPr>
        <w:t>[26]</w:t>
      </w:r>
      <w:r w:rsidR="00D40212" w:rsidRPr="00D75049">
        <w:rPr>
          <w:rFonts w:ascii="Times New Roman" w:eastAsia="Times New Roman" w:hAnsi="Times New Roman" w:cs="Times New Roman"/>
          <w:color w:val="000000" w:themeColor="text1"/>
          <w:shd w:val="clear" w:color="auto" w:fill="FFFFFF"/>
        </w:rPr>
        <w:fldChar w:fldCharType="end"/>
      </w:r>
      <w:r w:rsidRPr="00D75049">
        <w:rPr>
          <w:rFonts w:ascii="Times New Roman" w:eastAsia="Times New Roman" w:hAnsi="Times New Roman" w:cs="Times New Roman"/>
          <w:color w:val="000000" w:themeColor="text1"/>
          <w:shd w:val="clear" w:color="auto" w:fill="FFFFFF"/>
        </w:rPr>
        <w:t>. Daily data on Local Noon Erythemal UV Irradiance (mW/m</w:t>
      </w:r>
      <w:r w:rsidRPr="00D75049">
        <w:rPr>
          <w:rFonts w:ascii="Times New Roman" w:eastAsia="Times New Roman" w:hAnsi="Times New Roman" w:cs="Times New Roman"/>
          <w:color w:val="000000" w:themeColor="text1"/>
          <w:shd w:val="clear" w:color="auto" w:fill="FFFFFF"/>
          <w:vertAlign w:val="superscript"/>
        </w:rPr>
        <w:t>2</w:t>
      </w:r>
      <w:r w:rsidRPr="00D75049">
        <w:rPr>
          <w:rFonts w:ascii="Times New Roman" w:eastAsia="Times New Roman" w:hAnsi="Times New Roman" w:cs="Times New Roman"/>
          <w:color w:val="000000" w:themeColor="text1"/>
          <w:shd w:val="clear" w:color="auto" w:fill="FFFFFF"/>
        </w:rPr>
        <w:t xml:space="preserve">), derived from satellite observations, </w:t>
      </w:r>
      <w:r w:rsidR="00594113" w:rsidRPr="00D75049">
        <w:rPr>
          <w:rFonts w:ascii="Times New Roman" w:eastAsia="Times New Roman" w:hAnsi="Times New Roman" w:cs="Times New Roman"/>
          <w:color w:val="000000" w:themeColor="text1"/>
          <w:shd w:val="clear" w:color="auto" w:fill="FFFFFF"/>
        </w:rPr>
        <w:t xml:space="preserve">were </w:t>
      </w:r>
      <w:r w:rsidRPr="00D75049">
        <w:rPr>
          <w:rFonts w:ascii="Times New Roman" w:eastAsia="Times New Roman" w:hAnsi="Times New Roman" w:cs="Times New Roman"/>
          <w:color w:val="000000" w:themeColor="text1"/>
          <w:shd w:val="clear" w:color="auto" w:fill="FFFFFF"/>
        </w:rPr>
        <w:t>aggregated to weekly means for the years 2004 to 2015. Weekly</w:t>
      </w:r>
      <w:r w:rsidRPr="006A6768">
        <w:rPr>
          <w:rFonts w:ascii="Times New Roman" w:eastAsia="Times New Roman" w:hAnsi="Times New Roman" w:cs="Times New Roman"/>
          <w:color w:val="000000" w:themeColor="text1"/>
          <w:shd w:val="clear" w:color="auto" w:fill="FFFFFF"/>
        </w:rPr>
        <w:t xml:space="preserve"> values that were anomalous, </w:t>
      </w:r>
      <w:r w:rsidR="007771AC">
        <w:rPr>
          <w:rFonts w:ascii="Times New Roman" w:eastAsia="Times New Roman" w:hAnsi="Times New Roman" w:cs="Times New Roman"/>
          <w:color w:val="000000" w:themeColor="text1"/>
          <w:shd w:val="clear" w:color="auto" w:fill="FFFFFF"/>
        </w:rPr>
        <w:t xml:space="preserve">i.e. </w:t>
      </w:r>
      <w:r w:rsidRPr="006A6768">
        <w:rPr>
          <w:rFonts w:ascii="Times New Roman" w:eastAsia="Times New Roman" w:hAnsi="Times New Roman" w:cs="Times New Roman"/>
          <w:color w:val="000000" w:themeColor="text1"/>
          <w:shd w:val="clear" w:color="auto" w:fill="FFFFFF"/>
        </w:rPr>
        <w:t xml:space="preserve">greater than the mean plus one standard deviation, were counted for a total of 52 possible </w:t>
      </w:r>
      <w:r w:rsidR="00FA37D6" w:rsidRPr="006A6768">
        <w:rPr>
          <w:rFonts w:ascii="Times New Roman" w:eastAsia="Times New Roman" w:hAnsi="Times New Roman" w:cs="Times New Roman"/>
          <w:color w:val="000000" w:themeColor="text1"/>
          <w:shd w:val="clear" w:color="auto" w:fill="FFFFFF"/>
        </w:rPr>
        <w:t>a</w:t>
      </w:r>
      <w:r w:rsidR="00FA37D6">
        <w:rPr>
          <w:rFonts w:ascii="Times New Roman" w:eastAsia="Times New Roman" w:hAnsi="Times New Roman" w:cs="Times New Roman"/>
          <w:color w:val="000000" w:themeColor="text1"/>
          <w:shd w:val="clear" w:color="auto" w:fill="FFFFFF"/>
        </w:rPr>
        <w:t>nomalous event</w:t>
      </w:r>
      <w:r w:rsidR="00FA37D6" w:rsidRPr="006A6768">
        <w:rPr>
          <w:rFonts w:ascii="Times New Roman" w:eastAsia="Times New Roman" w:hAnsi="Times New Roman" w:cs="Times New Roman"/>
          <w:color w:val="000000" w:themeColor="text1"/>
          <w:shd w:val="clear" w:color="auto" w:fill="FFFFFF"/>
        </w:rPr>
        <w:t xml:space="preserve">s </w:t>
      </w:r>
      <w:r w:rsidRPr="006A6768">
        <w:rPr>
          <w:rFonts w:ascii="Times New Roman" w:eastAsia="Times New Roman" w:hAnsi="Times New Roman" w:cs="Times New Roman"/>
          <w:color w:val="000000" w:themeColor="text1"/>
          <w:shd w:val="clear" w:color="auto" w:fill="FFFFFF"/>
        </w:rPr>
        <w:t>per year for each 1</w:t>
      </w:r>
      <w:r w:rsidR="007771AC">
        <w:rPr>
          <w:rFonts w:ascii="Times New Roman" w:eastAsia="Times New Roman" w:hAnsi="Times New Roman" w:cs="Times New Roman"/>
          <w:color w:val="000000" w:themeColor="text1"/>
          <w:shd w:val="clear" w:color="auto" w:fill="FFFFFF"/>
        </w:rPr>
        <w:t>-</w:t>
      </w:r>
      <w:r w:rsidRPr="006A6768">
        <w:rPr>
          <w:rFonts w:ascii="Times New Roman" w:eastAsia="Times New Roman" w:hAnsi="Times New Roman" w:cs="Times New Roman"/>
          <w:color w:val="000000" w:themeColor="text1"/>
          <w:shd w:val="clear" w:color="auto" w:fill="FFFFFF"/>
        </w:rPr>
        <w:t xml:space="preserve">degree </w:t>
      </w:r>
      <w:r w:rsidR="00EC7C1D">
        <w:rPr>
          <w:rFonts w:ascii="Times New Roman" w:eastAsia="Times New Roman" w:hAnsi="Times New Roman" w:cs="Times New Roman"/>
          <w:color w:val="000000" w:themeColor="text1"/>
          <w:shd w:val="clear" w:color="auto" w:fill="FFFFFF"/>
        </w:rPr>
        <w:t>resolution raster cell</w:t>
      </w:r>
      <w:r w:rsidRPr="006A6768">
        <w:rPr>
          <w:rFonts w:ascii="Times New Roman" w:eastAsia="Times New Roman" w:hAnsi="Times New Roman" w:cs="Times New Roman"/>
          <w:color w:val="000000" w:themeColor="text1"/>
          <w:shd w:val="clear" w:color="auto" w:fill="FFFFFF"/>
        </w:rPr>
        <w:t xml:space="preserve">. The total number of </w:t>
      </w:r>
      <w:r w:rsidR="00FA37D6">
        <w:rPr>
          <w:rFonts w:ascii="Times New Roman" w:eastAsia="Times New Roman" w:hAnsi="Times New Roman" w:cs="Times New Roman"/>
          <w:color w:val="000000" w:themeColor="text1"/>
          <w:shd w:val="clear" w:color="auto" w:fill="FFFFFF"/>
        </w:rPr>
        <w:t>anomalous events</w:t>
      </w:r>
      <w:r w:rsidR="00FA37D6" w:rsidRPr="006A6768">
        <w:rPr>
          <w:rFonts w:ascii="Times New Roman" w:eastAsia="Times New Roman" w:hAnsi="Times New Roman" w:cs="Times New Roman"/>
          <w:color w:val="000000" w:themeColor="text1"/>
          <w:shd w:val="clear" w:color="auto" w:fill="FFFFFF"/>
        </w:rPr>
        <w:t xml:space="preserve"> </w:t>
      </w:r>
      <w:r w:rsidRPr="006A6768">
        <w:rPr>
          <w:rFonts w:ascii="Times New Roman" w:eastAsia="Times New Roman" w:hAnsi="Times New Roman" w:cs="Times New Roman"/>
          <w:color w:val="000000" w:themeColor="text1"/>
          <w:shd w:val="clear" w:color="auto" w:fill="FFFFFF"/>
        </w:rPr>
        <w:t xml:space="preserve">over the past five years, 2011 – 2015, were summed and rescaled from </w:t>
      </w:r>
      <w:r w:rsidR="00D01D28">
        <w:rPr>
          <w:rFonts w:ascii="Times New Roman" w:eastAsia="Times New Roman" w:hAnsi="Times New Roman" w:cs="Times New Roman"/>
          <w:color w:val="000000" w:themeColor="text1"/>
          <w:shd w:val="clear" w:color="auto" w:fill="FFFFFF"/>
        </w:rPr>
        <w:t>0</w:t>
      </w:r>
      <w:r w:rsidR="00D01D28" w:rsidRPr="006A6768">
        <w:rPr>
          <w:rFonts w:ascii="Times New Roman" w:eastAsia="Times New Roman" w:hAnsi="Times New Roman" w:cs="Times New Roman"/>
          <w:color w:val="000000" w:themeColor="text1"/>
          <w:shd w:val="clear" w:color="auto" w:fill="FFFFFF"/>
        </w:rPr>
        <w:t xml:space="preserve"> </w:t>
      </w:r>
      <w:r w:rsidRPr="006A6768">
        <w:rPr>
          <w:rFonts w:ascii="Times New Roman" w:eastAsia="Times New Roman" w:hAnsi="Times New Roman" w:cs="Times New Roman"/>
          <w:color w:val="000000" w:themeColor="text1"/>
          <w:shd w:val="clear" w:color="auto" w:fill="FFFFFF"/>
        </w:rPr>
        <w:t>to 1 using the 99.99</w:t>
      </w:r>
      <w:r w:rsidRPr="006A6768">
        <w:rPr>
          <w:rFonts w:ascii="Times New Roman" w:eastAsia="Times New Roman" w:hAnsi="Times New Roman" w:cs="Times New Roman"/>
          <w:color w:val="000000" w:themeColor="text1"/>
          <w:shd w:val="clear" w:color="auto" w:fill="FFFFFF"/>
          <w:vertAlign w:val="superscript"/>
        </w:rPr>
        <w:t>th</w:t>
      </w:r>
      <w:r w:rsidRPr="006A6768">
        <w:rPr>
          <w:rFonts w:ascii="Times New Roman" w:eastAsia="Times New Roman" w:hAnsi="Times New Roman" w:cs="Times New Roman"/>
          <w:color w:val="000000" w:themeColor="text1"/>
          <w:shd w:val="clear" w:color="auto" w:fill="FFFFFF"/>
        </w:rPr>
        <w:t xml:space="preserve"> quantile of the total number of </w:t>
      </w:r>
      <w:r w:rsidR="00FA37D6">
        <w:rPr>
          <w:rFonts w:ascii="Times New Roman" w:eastAsia="Times New Roman" w:hAnsi="Times New Roman" w:cs="Times New Roman"/>
          <w:color w:val="000000" w:themeColor="text1"/>
          <w:shd w:val="clear" w:color="auto" w:fill="FFFFFF"/>
        </w:rPr>
        <w:t>anomalous events</w:t>
      </w:r>
      <w:r w:rsidR="00FA37D6" w:rsidRPr="006A6768">
        <w:rPr>
          <w:rFonts w:ascii="Times New Roman" w:eastAsia="Times New Roman" w:hAnsi="Times New Roman" w:cs="Times New Roman"/>
          <w:color w:val="000000" w:themeColor="text1"/>
          <w:shd w:val="clear" w:color="auto" w:fill="FFFFFF"/>
        </w:rPr>
        <w:t xml:space="preserve"> </w:t>
      </w:r>
      <w:r w:rsidRPr="006A6768">
        <w:rPr>
          <w:rFonts w:ascii="Times New Roman" w:eastAsia="Times New Roman" w:hAnsi="Times New Roman" w:cs="Times New Roman"/>
          <w:color w:val="000000" w:themeColor="text1"/>
          <w:shd w:val="clear" w:color="auto" w:fill="FFFFFF"/>
        </w:rPr>
        <w:t>over a 5</w:t>
      </w:r>
      <w:r w:rsidR="007771AC">
        <w:rPr>
          <w:rFonts w:ascii="Times New Roman" w:eastAsia="Times New Roman" w:hAnsi="Times New Roman" w:cs="Times New Roman"/>
          <w:color w:val="000000" w:themeColor="text1"/>
          <w:shd w:val="clear" w:color="auto" w:fill="FFFFFF"/>
        </w:rPr>
        <w:t>-</w:t>
      </w:r>
      <w:r w:rsidRPr="006A6768">
        <w:rPr>
          <w:rFonts w:ascii="Times New Roman" w:eastAsia="Times New Roman" w:hAnsi="Times New Roman" w:cs="Times New Roman"/>
          <w:color w:val="000000" w:themeColor="text1"/>
          <w:shd w:val="clear" w:color="auto" w:fill="FFFFFF"/>
        </w:rPr>
        <w:t>year period th</w:t>
      </w:r>
      <w:r>
        <w:rPr>
          <w:rFonts w:ascii="Times New Roman" w:eastAsia="Times New Roman" w:hAnsi="Times New Roman" w:cs="Times New Roman"/>
          <w:color w:val="000000" w:themeColor="text1"/>
          <w:shd w:val="clear" w:color="auto" w:fill="FFFFFF"/>
        </w:rPr>
        <w:t>roughout the entire time series</w:t>
      </w:r>
      <w:r w:rsidRPr="006A6768">
        <w:rPr>
          <w:rFonts w:ascii="Times New Roman" w:eastAsia="Times New Roman" w:hAnsi="Times New Roman" w:cs="Times New Roman"/>
          <w:color w:val="000000" w:themeColor="text1"/>
          <w:shd w:val="clear" w:color="auto" w:fill="FFFFFF"/>
        </w:rPr>
        <w:t>.</w:t>
      </w:r>
    </w:p>
    <w:p w14:paraId="350EB4D2" w14:textId="77777777" w:rsidR="001429EB" w:rsidRDefault="001429EB" w:rsidP="001429EB">
      <w:pPr>
        <w:rPr>
          <w:rFonts w:ascii="Times New Roman" w:eastAsia="Times New Roman" w:hAnsi="Times New Roman" w:cs="Times New Roman"/>
          <w:color w:val="000000" w:themeColor="text1"/>
          <w:shd w:val="clear" w:color="auto" w:fill="FFFFFF"/>
        </w:rPr>
      </w:pPr>
    </w:p>
    <w:p w14:paraId="560870C3" w14:textId="77777777" w:rsidR="001173AB" w:rsidRPr="001173AB" w:rsidRDefault="001429EB" w:rsidP="00970233">
      <w:pPr>
        <w:rPr>
          <w:ins w:id="173" w:author="Melanie Frazier" w:date="2017-05-15T12:20:00Z"/>
          <w:rFonts w:ascii="Times New Roman" w:hAnsi="Times New Roman" w:cs="Times New Roman"/>
          <w:b/>
          <w:sz w:val="28"/>
          <w:szCs w:val="28"/>
          <w:rPrChange w:id="174" w:author="Melanie Frazier" w:date="2017-05-15T12:20:00Z">
            <w:rPr>
              <w:ins w:id="175" w:author="Melanie Frazier" w:date="2017-05-15T12:20:00Z"/>
              <w:rFonts w:ascii="Times New Roman" w:hAnsi="Times New Roman" w:cs="Times New Roman"/>
              <w:u w:val="single"/>
            </w:rPr>
          </w:rPrChange>
        </w:rPr>
      </w:pPr>
      <w:r w:rsidRPr="001173AB">
        <w:rPr>
          <w:rFonts w:ascii="Times New Roman" w:hAnsi="Times New Roman" w:cs="Times New Roman"/>
          <w:b/>
          <w:sz w:val="28"/>
          <w:szCs w:val="28"/>
          <w:rPrChange w:id="176" w:author="Melanie Frazier" w:date="2017-05-15T12:20:00Z">
            <w:rPr>
              <w:rFonts w:ascii="Times New Roman" w:hAnsi="Times New Roman" w:cs="Times New Roman"/>
              <w:u w:val="single"/>
            </w:rPr>
          </w:rPrChange>
        </w:rPr>
        <w:t>Fishing pressures</w:t>
      </w:r>
    </w:p>
    <w:p w14:paraId="0F967CF2" w14:textId="77777777" w:rsidR="001173AB" w:rsidRDefault="001173AB" w:rsidP="001173AB">
      <w:pPr>
        <w:ind w:firstLine="720"/>
        <w:rPr>
          <w:ins w:id="177" w:author="Melanie Frazier" w:date="2017-05-15T12:20:00Z"/>
          <w:rFonts w:ascii="Times New Roman" w:hAnsi="Times New Roman" w:cs="Times New Roman"/>
          <w:u w:val="single"/>
        </w:rPr>
        <w:pPrChange w:id="178" w:author="Melanie Frazier" w:date="2017-05-15T12:20:00Z">
          <w:pPr/>
        </w:pPrChange>
      </w:pPr>
    </w:p>
    <w:p w14:paraId="75EC08CD" w14:textId="1CDAC3CE" w:rsidR="00E144F7" w:rsidRDefault="00970233" w:rsidP="001173AB">
      <w:pPr>
        <w:ind w:firstLine="720"/>
        <w:rPr>
          <w:rFonts w:ascii="Times New Roman" w:hAnsi="Times New Roman" w:cs="Times New Roman"/>
        </w:rPr>
        <w:pPrChange w:id="179" w:author="Melanie Frazier" w:date="2017-05-15T12:20:00Z">
          <w:pPr/>
        </w:pPrChange>
      </w:pPr>
      <w:del w:id="180" w:author="Melanie Frazier" w:date="2017-05-15T12:20:00Z">
        <w:r w:rsidDel="001173AB">
          <w:rPr>
            <w:rFonts w:ascii="Times New Roman" w:hAnsi="Times New Roman" w:cs="Times New Roman"/>
            <w:u w:val="single"/>
          </w:rPr>
          <w:delText xml:space="preserve">: </w:delText>
        </w:r>
      </w:del>
      <w:r w:rsidR="001429EB" w:rsidRPr="006A6768">
        <w:rPr>
          <w:rFonts w:ascii="Times New Roman" w:hAnsi="Times New Roman" w:cs="Times New Roman"/>
        </w:rPr>
        <w:t>The fishing pressure layer</w:t>
      </w:r>
      <w:r w:rsidR="001607BF">
        <w:rPr>
          <w:rFonts w:ascii="Times New Roman" w:hAnsi="Times New Roman" w:cs="Times New Roman"/>
        </w:rPr>
        <w:t>s</w:t>
      </w:r>
      <w:r w:rsidR="001429EB" w:rsidRPr="006A6768">
        <w:rPr>
          <w:rFonts w:ascii="Times New Roman" w:hAnsi="Times New Roman" w:cs="Times New Roman"/>
        </w:rPr>
        <w:t xml:space="preserve"> </w:t>
      </w:r>
      <w:r w:rsidR="001607BF" w:rsidRPr="006A6768">
        <w:rPr>
          <w:rFonts w:ascii="Times New Roman" w:hAnsi="Times New Roman" w:cs="Times New Roman"/>
        </w:rPr>
        <w:t>ha</w:t>
      </w:r>
      <w:r w:rsidR="001607BF">
        <w:rPr>
          <w:rFonts w:ascii="Times New Roman" w:hAnsi="Times New Roman" w:cs="Times New Roman"/>
        </w:rPr>
        <w:t>ve</w:t>
      </w:r>
      <w:r w:rsidR="001607BF" w:rsidRPr="006A6768">
        <w:rPr>
          <w:rFonts w:ascii="Times New Roman" w:hAnsi="Times New Roman" w:cs="Times New Roman"/>
        </w:rPr>
        <w:t xml:space="preserve"> </w:t>
      </w:r>
      <w:r w:rsidR="001429EB" w:rsidRPr="006A6768">
        <w:rPr>
          <w:rFonts w:ascii="Times New Roman" w:hAnsi="Times New Roman" w:cs="Times New Roman"/>
        </w:rPr>
        <w:t xml:space="preserve">been updated with the new </w:t>
      </w:r>
      <w:r w:rsidR="00385463" w:rsidRPr="00385463">
        <w:rPr>
          <w:rFonts w:ascii="Times New Roman" w:hAnsi="Times New Roman" w:cs="Times New Roman"/>
          <w:i/>
        </w:rPr>
        <w:t>Sea Around Us</w:t>
      </w:r>
      <w:r w:rsidR="001429EB" w:rsidRPr="006A6768">
        <w:rPr>
          <w:rFonts w:ascii="Times New Roman" w:hAnsi="Times New Roman" w:cs="Times New Roman"/>
        </w:rPr>
        <w:t xml:space="preserve"> data</w:t>
      </w:r>
      <w:r w:rsidR="0082671F">
        <w:rPr>
          <w:rFonts w:ascii="Times New Roman" w:hAnsi="Times New Roman" w:cs="Times New Roman"/>
        </w:rPr>
        <w:t>,</w:t>
      </w:r>
      <w:r w:rsidR="001429EB" w:rsidRPr="006A6768">
        <w:rPr>
          <w:rFonts w:ascii="Times New Roman" w:hAnsi="Times New Roman" w:cs="Times New Roman"/>
        </w:rPr>
        <w:t xml:space="preserve"> which separates catch among four sectors; industrial, artisanal, subsistence and recreational. The two commercial fishing pressure layers (low and high bycatch gear) </w:t>
      </w:r>
      <w:r w:rsidR="00B02961">
        <w:rPr>
          <w:rFonts w:ascii="Times New Roman" w:hAnsi="Times New Roman" w:cs="Times New Roman"/>
        </w:rPr>
        <w:t>used</w:t>
      </w:r>
      <w:r w:rsidR="001429EB" w:rsidRPr="006A6768">
        <w:rPr>
          <w:rFonts w:ascii="Times New Roman" w:hAnsi="Times New Roman" w:cs="Times New Roman"/>
        </w:rPr>
        <w:t xml:space="preserve"> spatialized industrial fishing catch</w:t>
      </w:r>
      <w:r w:rsidR="00B8279C">
        <w:rPr>
          <w:rFonts w:ascii="Times New Roman" w:hAnsi="Times New Roman" w:cs="Times New Roman"/>
        </w:rPr>
        <w:t xml:space="preserve"> data</w:t>
      </w:r>
      <w:r w:rsidR="001429EB" w:rsidRPr="006A6768">
        <w:rPr>
          <w:rFonts w:ascii="Times New Roman" w:hAnsi="Times New Roman" w:cs="Times New Roman"/>
        </w:rPr>
        <w:t xml:space="preserve">, while the artisanal fishing pressure layer </w:t>
      </w:r>
      <w:r w:rsidR="00594113">
        <w:rPr>
          <w:rFonts w:ascii="Times New Roman" w:hAnsi="Times New Roman" w:cs="Times New Roman"/>
        </w:rPr>
        <w:t>was</w:t>
      </w:r>
      <w:r w:rsidR="00594113" w:rsidRPr="006A6768">
        <w:rPr>
          <w:rFonts w:ascii="Times New Roman" w:hAnsi="Times New Roman" w:cs="Times New Roman"/>
        </w:rPr>
        <w:t xml:space="preserve"> </w:t>
      </w:r>
      <w:r w:rsidR="001429EB" w:rsidRPr="006A6768">
        <w:rPr>
          <w:rFonts w:ascii="Times New Roman" w:hAnsi="Times New Roman" w:cs="Times New Roman"/>
        </w:rPr>
        <w:t xml:space="preserve">derived from artisanal, subsistence and recreational data. The commercial fishing catch raster layer </w:t>
      </w:r>
      <w:r w:rsidR="00594113">
        <w:rPr>
          <w:rFonts w:ascii="Times New Roman" w:hAnsi="Times New Roman" w:cs="Times New Roman"/>
        </w:rPr>
        <w:t>was</w:t>
      </w:r>
      <w:r w:rsidR="00594113" w:rsidRPr="006A6768">
        <w:rPr>
          <w:rFonts w:ascii="Times New Roman" w:hAnsi="Times New Roman" w:cs="Times New Roman"/>
        </w:rPr>
        <w:t xml:space="preserve"> </w:t>
      </w:r>
      <w:r w:rsidR="001429EB" w:rsidRPr="006A6768">
        <w:rPr>
          <w:rFonts w:ascii="Times New Roman" w:hAnsi="Times New Roman" w:cs="Times New Roman"/>
        </w:rPr>
        <w:t>split into two gear rasters indicating catch caught by lo</w:t>
      </w:r>
      <w:r w:rsidR="001429EB">
        <w:rPr>
          <w:rFonts w:ascii="Times New Roman" w:hAnsi="Times New Roman" w:cs="Times New Roman"/>
        </w:rPr>
        <w:t>w and high bycatch gear. This was</w:t>
      </w:r>
      <w:r w:rsidR="001429EB" w:rsidRPr="006A6768">
        <w:rPr>
          <w:rFonts w:ascii="Times New Roman" w:hAnsi="Times New Roman" w:cs="Times New Roman"/>
        </w:rPr>
        <w:t xml:space="preserve"> done by multiplying the </w:t>
      </w:r>
      <w:r w:rsidR="00B8279C">
        <w:rPr>
          <w:rFonts w:ascii="Times New Roman" w:hAnsi="Times New Roman" w:cs="Times New Roman"/>
        </w:rPr>
        <w:t xml:space="preserve">industrial </w:t>
      </w:r>
      <w:r w:rsidR="001429EB" w:rsidRPr="006A6768">
        <w:rPr>
          <w:rFonts w:ascii="Times New Roman" w:hAnsi="Times New Roman" w:cs="Times New Roman"/>
        </w:rPr>
        <w:t>catch</w:t>
      </w:r>
      <w:r w:rsidR="00B8279C">
        <w:rPr>
          <w:rFonts w:ascii="Times New Roman" w:hAnsi="Times New Roman" w:cs="Times New Roman"/>
        </w:rPr>
        <w:t xml:space="preserve"> layer</w:t>
      </w:r>
      <w:r w:rsidR="001429EB" w:rsidRPr="006A6768">
        <w:rPr>
          <w:rFonts w:ascii="Times New Roman" w:hAnsi="Times New Roman" w:cs="Times New Roman"/>
        </w:rPr>
        <w:t xml:space="preserve"> by the proportion of catch caught by low and high bycatch gears. The multiplier dataset </w:t>
      </w:r>
      <w:r w:rsidR="00594113">
        <w:rPr>
          <w:rFonts w:ascii="Times New Roman" w:hAnsi="Times New Roman" w:cs="Times New Roman"/>
        </w:rPr>
        <w:t>was</w:t>
      </w:r>
      <w:r w:rsidR="00594113" w:rsidRPr="006A6768">
        <w:rPr>
          <w:rFonts w:ascii="Times New Roman" w:hAnsi="Times New Roman" w:cs="Times New Roman"/>
        </w:rPr>
        <w:t xml:space="preserve"> </w:t>
      </w:r>
      <w:r w:rsidR="001429EB" w:rsidRPr="006A6768">
        <w:rPr>
          <w:rFonts w:ascii="Times New Roman" w:hAnsi="Times New Roman" w:cs="Times New Roman"/>
        </w:rPr>
        <w:t xml:space="preserve">derived from the five fishing pressure layers in </w:t>
      </w:r>
      <w:r w:rsidR="00861C96" w:rsidRPr="00A37AFA">
        <w:rPr>
          <w:rFonts w:ascii="Times New Roman" w:hAnsi="Times New Roman" w:cs="Times New Roman"/>
        </w:rPr>
        <w:t>previous work</w:t>
      </w:r>
      <w:r w:rsidR="00A37AFA" w:rsidRPr="00A37AFA">
        <w:rPr>
          <w:rFonts w:ascii="Times New Roman" w:hAnsi="Times New Roman" w:cs="Times New Roman"/>
        </w:rPr>
        <w:t xml:space="preserve"> </w:t>
      </w:r>
      <w:r w:rsidR="00A37AFA" w:rsidRPr="00A37AFA">
        <w:rPr>
          <w:rFonts w:ascii="Times New Roman" w:hAnsi="Times New Roman" w:cs="Times New Roman"/>
        </w:rPr>
        <w:fldChar w:fldCharType="begin"/>
      </w:r>
      <w:r w:rsidR="00F05DFA">
        <w:rPr>
          <w:rFonts w:ascii="Times New Roman" w:hAnsi="Times New Roman" w:cs="Times New Roman"/>
        </w:rPr>
        <w:instrText xml:space="preserve"> ADDIN ZOTERO_ITEM {"citationID":"4i6e0t7p2","properties":{"formattedCitation":"[27]","plainCitation":"[27]"},"citationItems":[{"id":1506,"uris":["http://zotero.org/groups/54759/items/HWMBNISF"],"uri":["http://zotero.org/groups/54759/items/HWMBNISF"]}]} </w:instrText>
      </w:r>
      <w:r w:rsidR="00A37AFA" w:rsidRPr="00A37AFA">
        <w:rPr>
          <w:rFonts w:ascii="Times New Roman" w:hAnsi="Times New Roman" w:cs="Times New Roman"/>
        </w:rPr>
        <w:fldChar w:fldCharType="separate"/>
      </w:r>
      <w:r w:rsidR="00F05DFA">
        <w:rPr>
          <w:rFonts w:ascii="Times New Roman" w:hAnsi="Times New Roman" w:cs="Times New Roman"/>
          <w:noProof/>
        </w:rPr>
        <w:t>[27]</w:t>
      </w:r>
      <w:r w:rsidR="00A37AFA" w:rsidRPr="00A37AFA">
        <w:rPr>
          <w:rFonts w:ascii="Times New Roman" w:hAnsi="Times New Roman" w:cs="Times New Roman"/>
        </w:rPr>
        <w:fldChar w:fldCharType="end"/>
      </w:r>
      <w:r w:rsidR="00A37AFA">
        <w:rPr>
          <w:rFonts w:ascii="Times New Roman" w:hAnsi="Times New Roman" w:cs="Times New Roman"/>
        </w:rPr>
        <w:t>.</w:t>
      </w:r>
    </w:p>
    <w:p w14:paraId="70C483B2" w14:textId="77777777" w:rsidR="00B02961" w:rsidRDefault="00B02961" w:rsidP="00970233">
      <w:pPr>
        <w:rPr>
          <w:rFonts w:ascii="Times New Roman" w:hAnsi="Times New Roman" w:cs="Times New Roman"/>
        </w:rPr>
      </w:pPr>
    </w:p>
    <w:p w14:paraId="55D17AD2" w14:textId="77777777" w:rsidR="001173AB" w:rsidRPr="001173AB" w:rsidRDefault="00B02961" w:rsidP="00970233">
      <w:pPr>
        <w:rPr>
          <w:ins w:id="181" w:author="Melanie Frazier" w:date="2017-05-15T12:20:00Z"/>
          <w:rFonts w:ascii="Times New Roman" w:hAnsi="Times New Roman" w:cs="Times New Roman"/>
          <w:b/>
          <w:sz w:val="28"/>
          <w:szCs w:val="28"/>
          <w:rPrChange w:id="182" w:author="Melanie Frazier" w:date="2017-05-15T12:20:00Z">
            <w:rPr>
              <w:ins w:id="183" w:author="Melanie Frazier" w:date="2017-05-15T12:20:00Z"/>
              <w:rFonts w:ascii="Times New Roman" w:hAnsi="Times New Roman" w:cs="Times New Roman"/>
              <w:u w:val="single"/>
            </w:rPr>
          </w:rPrChange>
        </w:rPr>
      </w:pPr>
      <w:r w:rsidRPr="001173AB">
        <w:rPr>
          <w:rFonts w:ascii="Times New Roman" w:hAnsi="Times New Roman" w:cs="Times New Roman"/>
          <w:b/>
          <w:sz w:val="28"/>
          <w:szCs w:val="28"/>
          <w:rPrChange w:id="184" w:author="Melanie Frazier" w:date="2017-05-15T12:20:00Z">
            <w:rPr>
              <w:rFonts w:ascii="Times New Roman" w:hAnsi="Times New Roman" w:cs="Times New Roman"/>
              <w:u w:val="single"/>
            </w:rPr>
          </w:rPrChange>
        </w:rPr>
        <w:t>Social Progress Index (SPI)</w:t>
      </w:r>
    </w:p>
    <w:p w14:paraId="3DFD37CE" w14:textId="6061AEC4" w:rsidR="00B02961" w:rsidRPr="003D5FB7" w:rsidRDefault="00B02961" w:rsidP="001173AB">
      <w:pPr>
        <w:ind w:firstLine="720"/>
        <w:rPr>
          <w:rFonts w:ascii="Times New Roman" w:hAnsi="Times New Roman" w:cs="Times New Roman"/>
        </w:rPr>
        <w:pPrChange w:id="185" w:author="Melanie Frazier" w:date="2017-05-15T12:20:00Z">
          <w:pPr/>
        </w:pPrChange>
      </w:pPr>
      <w:del w:id="186" w:author="Melanie Frazier" w:date="2017-05-15T12:20:00Z">
        <w:r w:rsidRPr="003D5FB7" w:rsidDel="001173AB">
          <w:rPr>
            <w:rFonts w:ascii="Times New Roman" w:hAnsi="Times New Roman" w:cs="Times New Roman"/>
            <w:u w:val="single"/>
          </w:rPr>
          <w:lastRenderedPageBreak/>
          <w:delText xml:space="preserve">: </w:delText>
        </w:r>
      </w:del>
      <w:r w:rsidRPr="003D5FB7">
        <w:rPr>
          <w:rFonts w:ascii="Times New Roman" w:hAnsi="Times New Roman" w:cs="Times New Roman"/>
        </w:rPr>
        <w:t xml:space="preserve">The inverse of the Social Progress Index (1 minus SPI) was added as a </w:t>
      </w:r>
      <w:r w:rsidRPr="00D75049">
        <w:rPr>
          <w:rFonts w:ascii="Times New Roman" w:hAnsi="Times New Roman" w:cs="Times New Roman"/>
        </w:rPr>
        <w:t xml:space="preserve">new social pressure </w:t>
      </w:r>
      <w:r w:rsidR="00D40212" w:rsidRPr="00D75049">
        <w:rPr>
          <w:rFonts w:ascii="Times New Roman" w:hAnsi="Times New Roman" w:cs="Times New Roman"/>
        </w:rPr>
        <w:fldChar w:fldCharType="begin"/>
      </w:r>
      <w:r w:rsidR="00F05DFA">
        <w:rPr>
          <w:rFonts w:ascii="Times New Roman" w:hAnsi="Times New Roman" w:cs="Times New Roman"/>
        </w:rPr>
        <w:instrText xml:space="preserve"> ADDIN ZOTERO_ITEM {"citationID":"fh5mtkv19","properties":{"formattedCitation":"[21]","plainCitation":"[21]"},"citationItems":[{"id":2189,"uris":["http://zotero.org/groups/54759/items/ZBS22TDE"],"uri":["http://zotero.org/groups/54759/items/ZBS22TDE"]}]} </w:instrText>
      </w:r>
      <w:r w:rsidR="00D40212" w:rsidRPr="00D75049">
        <w:rPr>
          <w:rFonts w:ascii="Times New Roman" w:hAnsi="Times New Roman" w:cs="Times New Roman"/>
        </w:rPr>
        <w:fldChar w:fldCharType="separate"/>
      </w:r>
      <w:r w:rsidR="00F05DFA">
        <w:rPr>
          <w:rFonts w:ascii="Times New Roman" w:hAnsi="Times New Roman" w:cs="Times New Roman"/>
          <w:noProof/>
        </w:rPr>
        <w:t>[21]</w:t>
      </w:r>
      <w:r w:rsidR="00D40212" w:rsidRPr="00D75049">
        <w:rPr>
          <w:rFonts w:ascii="Times New Roman" w:hAnsi="Times New Roman" w:cs="Times New Roman"/>
        </w:rPr>
        <w:fldChar w:fldCharType="end"/>
      </w:r>
      <w:r w:rsidRPr="00D75049">
        <w:rPr>
          <w:rFonts w:ascii="Times New Roman" w:hAnsi="Times New Roman" w:cs="Times New Roman"/>
        </w:rPr>
        <w:t xml:space="preserve">. </w:t>
      </w:r>
      <w:r w:rsidRPr="00D75049">
        <w:rPr>
          <w:rFonts w:ascii="Times New Roman" w:hAnsi="Times New Roman" w:cs="Times New Roman"/>
          <w:shd w:val="clear" w:color="auto" w:fill="FFFFFF"/>
        </w:rPr>
        <w:t>The SPI</w:t>
      </w:r>
      <w:r w:rsidRPr="003D5FB7">
        <w:rPr>
          <w:rFonts w:ascii="Times New Roman" w:hAnsi="Times New Roman" w:cs="Times New Roman"/>
          <w:shd w:val="clear" w:color="auto" w:fill="FFFFFF"/>
        </w:rPr>
        <w:t xml:space="preserve"> includes several quality of life measures, and is calculated by averaging 3 dimensions, each of which is the average of 4 components. Each component includes several indicators that are scaled from 0 to 100. The SPI is not calculated for any region with 1 or more missing subcomponents. In these cases, we used a linear regression model of the subcomponents with data to estimate the missing subcomponent values. Regions without data were gapfilled with predicted values from a linear regression model that include</w:t>
      </w:r>
      <w:r w:rsidR="00EC7C1D">
        <w:rPr>
          <w:rFonts w:ascii="Times New Roman" w:hAnsi="Times New Roman" w:cs="Times New Roman"/>
          <w:shd w:val="clear" w:color="auto" w:fill="FFFFFF"/>
        </w:rPr>
        <w:t>d UN geopolitical region and World Governance Index</w:t>
      </w:r>
      <w:r w:rsidRPr="003D5FB7">
        <w:rPr>
          <w:rFonts w:ascii="Times New Roman" w:hAnsi="Times New Roman" w:cs="Times New Roman"/>
          <w:shd w:val="clear" w:color="auto" w:fill="FFFFFF"/>
        </w:rPr>
        <w:t xml:space="preserve"> values as predictor variables. Uninhabited regions received no score.</w:t>
      </w:r>
    </w:p>
    <w:p w14:paraId="00D9B888" w14:textId="77777777" w:rsidR="001429EB" w:rsidRPr="000B7C69" w:rsidRDefault="001429EB" w:rsidP="00AB1423">
      <w:pPr>
        <w:rPr>
          <w:rFonts w:ascii="Times New Roman" w:hAnsi="Times New Roman" w:cs="Times New Roman"/>
        </w:rPr>
      </w:pPr>
    </w:p>
    <w:p w14:paraId="1E9772BC" w14:textId="785A0EDB" w:rsidR="004129BE" w:rsidRPr="008D5A5B" w:rsidRDefault="004129BE" w:rsidP="00E26324">
      <w:pPr>
        <w:outlineLvl w:val="0"/>
        <w:rPr>
          <w:ins w:id="187" w:author="Melanie Frazier" w:date="2017-05-15T12:20:00Z"/>
          <w:rFonts w:ascii="Times New Roman" w:hAnsi="Times New Roman" w:cs="Times New Roman"/>
          <w:b/>
          <w:sz w:val="32"/>
          <w:szCs w:val="32"/>
          <w:rPrChange w:id="188" w:author="Melanie Frazier" w:date="2017-05-15T12:20:00Z">
            <w:rPr>
              <w:ins w:id="189" w:author="Melanie Frazier" w:date="2017-05-15T12:20:00Z"/>
              <w:rFonts w:ascii="Times New Roman" w:hAnsi="Times New Roman" w:cs="Times New Roman"/>
              <w:b/>
            </w:rPr>
          </w:rPrChange>
        </w:rPr>
      </w:pPr>
      <w:r w:rsidRPr="008D5A5B">
        <w:rPr>
          <w:rFonts w:ascii="Times New Roman" w:hAnsi="Times New Roman" w:cs="Times New Roman"/>
          <w:b/>
          <w:sz w:val="32"/>
          <w:szCs w:val="32"/>
          <w:rPrChange w:id="190" w:author="Melanie Frazier" w:date="2017-05-15T12:20:00Z">
            <w:rPr>
              <w:rFonts w:ascii="Times New Roman" w:hAnsi="Times New Roman" w:cs="Times New Roman"/>
              <w:i/>
            </w:rPr>
          </w:rPrChange>
        </w:rPr>
        <w:t xml:space="preserve">Changes to resilience </w:t>
      </w:r>
      <w:r w:rsidR="00621ED6" w:rsidRPr="008D5A5B">
        <w:rPr>
          <w:rFonts w:ascii="Times New Roman" w:hAnsi="Times New Roman" w:cs="Times New Roman"/>
          <w:b/>
          <w:sz w:val="32"/>
          <w:szCs w:val="32"/>
          <w:rPrChange w:id="191" w:author="Melanie Frazier" w:date="2017-05-15T12:20:00Z">
            <w:rPr>
              <w:rFonts w:ascii="Times New Roman" w:hAnsi="Times New Roman" w:cs="Times New Roman"/>
              <w:i/>
            </w:rPr>
          </w:rPrChange>
        </w:rPr>
        <w:t>calculations</w:t>
      </w:r>
    </w:p>
    <w:p w14:paraId="2B2D982C" w14:textId="77777777" w:rsidR="008D5A5B" w:rsidRPr="008D5A5B" w:rsidRDefault="008D5A5B" w:rsidP="00E26324">
      <w:pPr>
        <w:outlineLvl w:val="0"/>
        <w:rPr>
          <w:rFonts w:ascii="Times New Roman" w:hAnsi="Times New Roman" w:cs="Times New Roman"/>
          <w:b/>
          <w:rPrChange w:id="192" w:author="Melanie Frazier" w:date="2017-05-15T12:20:00Z">
            <w:rPr>
              <w:rFonts w:ascii="Times New Roman" w:hAnsi="Times New Roman" w:cs="Times New Roman"/>
              <w:i/>
            </w:rPr>
          </w:rPrChange>
        </w:rPr>
      </w:pPr>
    </w:p>
    <w:p w14:paraId="62476901" w14:textId="7F44120C" w:rsidR="00E623E3" w:rsidRPr="000B7C69" w:rsidRDefault="00B90A60" w:rsidP="00AB1423">
      <w:pPr>
        <w:rPr>
          <w:rFonts w:ascii="Times New Roman" w:hAnsi="Times New Roman" w:cs="Times New Roman"/>
        </w:rPr>
      </w:pPr>
      <w:r w:rsidRPr="000B7C69">
        <w:rPr>
          <w:rFonts w:ascii="Times New Roman" w:hAnsi="Times New Roman" w:cs="Times New Roman"/>
        </w:rPr>
        <w:tab/>
      </w:r>
      <w:r w:rsidR="003D5FB7" w:rsidRPr="000B7C69">
        <w:rPr>
          <w:rFonts w:ascii="Times New Roman" w:hAnsi="Times New Roman" w:cs="Times New Roman"/>
        </w:rPr>
        <w:t xml:space="preserve">The primary change to how resilience measures were calculated was to restructure the resilience </w:t>
      </w:r>
      <w:r w:rsidR="003D5FB7">
        <w:rPr>
          <w:rFonts w:ascii="Times New Roman" w:hAnsi="Times New Roman" w:cs="Times New Roman"/>
        </w:rPr>
        <w:t xml:space="preserve">data so the resilience layers within the regulatory category were each explicitly included in the resilience matrix and identified as addressing one of the five ecological pressure categories </w:t>
      </w:r>
      <w:r w:rsidR="003D5FB7" w:rsidRPr="000B7C69">
        <w:rPr>
          <w:rFonts w:ascii="Times New Roman" w:hAnsi="Times New Roman" w:cs="Times New Roman"/>
        </w:rPr>
        <w:t>(</w:t>
      </w:r>
      <w:r w:rsidR="003D5FB7">
        <w:rPr>
          <w:rFonts w:ascii="Times New Roman" w:hAnsi="Times New Roman" w:cs="Times New Roman"/>
        </w:rPr>
        <w:t xml:space="preserve">pollution, alien species, habitat destruction, fishing pressure, and climate change; </w:t>
      </w:r>
      <w:del w:id="193" w:author="Melanie Frazier" w:date="2017-05-15T09:46:00Z">
        <w:r w:rsidR="003D5FB7" w:rsidDel="006E5E0F">
          <w:rPr>
            <w:rFonts w:ascii="Times New Roman" w:hAnsi="Times New Roman" w:cs="Times New Roman"/>
          </w:rPr>
          <w:delText>Figs. 4.2, 4.3</w:delText>
        </w:r>
      </w:del>
      <w:ins w:id="194" w:author="Melanie Frazier" w:date="2017-05-15T09:46:00Z">
        <w:r w:rsidR="006E5E0F">
          <w:rPr>
            <w:rFonts w:ascii="Times New Roman" w:hAnsi="Times New Roman" w:cs="Times New Roman"/>
          </w:rPr>
          <w:t>Models section</w:t>
        </w:r>
      </w:ins>
      <w:r w:rsidR="003D5FB7">
        <w:rPr>
          <w:rFonts w:ascii="Times New Roman" w:hAnsi="Times New Roman" w:cs="Times New Roman"/>
        </w:rPr>
        <w:t xml:space="preserve"> </w:t>
      </w:r>
      <w:r w:rsidR="003D5FB7" w:rsidRPr="00C9220C">
        <w:rPr>
          <w:rFonts w:ascii="Times New Roman" w:hAnsi="Times New Roman" w:cs="Times New Roman"/>
        </w:rPr>
        <w:t xml:space="preserve">in S2 </w:t>
      </w:r>
      <w:del w:id="195" w:author="Melanie Frazier" w:date="2017-05-15T10:40:00Z">
        <w:r w:rsidR="003D5FB7" w:rsidRPr="00C9220C" w:rsidDel="007515E4">
          <w:rPr>
            <w:rFonts w:ascii="Times New Roman" w:hAnsi="Times New Roman" w:cs="Times New Roman"/>
          </w:rPr>
          <w:delText>Methods</w:delText>
        </w:r>
      </w:del>
      <w:ins w:id="196" w:author="Melanie Frazier" w:date="2017-05-15T10:40:00Z">
        <w:r w:rsidR="007515E4">
          <w:rPr>
            <w:rFonts w:ascii="Times New Roman" w:hAnsi="Times New Roman" w:cs="Times New Roman"/>
          </w:rPr>
          <w:t>File</w:t>
        </w:r>
      </w:ins>
      <w:r w:rsidR="003D5FB7" w:rsidRPr="00C9220C">
        <w:rPr>
          <w:rFonts w:ascii="Times New Roman" w:hAnsi="Times New Roman" w:cs="Times New Roman"/>
        </w:rPr>
        <w:t>).</w:t>
      </w:r>
      <w:r w:rsidR="003D5FB7">
        <w:rPr>
          <w:rFonts w:ascii="Times New Roman" w:hAnsi="Times New Roman" w:cs="Times New Roman"/>
        </w:rPr>
        <w:t xml:space="preserve"> Previously, the association between resilience and pressure layers was obscured because resilience variables within a category were averaged prior to calculating OHI scores and the pressures they addressed were not identified.  </w:t>
      </w:r>
      <w:r w:rsidR="003D5FB7" w:rsidRPr="000B7C69">
        <w:rPr>
          <w:rFonts w:ascii="Times New Roman" w:hAnsi="Times New Roman" w:cs="Times New Roman"/>
        </w:rPr>
        <w:t xml:space="preserve">These changes </w:t>
      </w:r>
      <w:r w:rsidR="003D5FB7">
        <w:rPr>
          <w:rFonts w:ascii="Times New Roman" w:hAnsi="Times New Roman" w:cs="Times New Roman"/>
        </w:rPr>
        <w:t>had minimal effects on the</w:t>
      </w:r>
      <w:r w:rsidR="003D5FB7" w:rsidRPr="000B7C69">
        <w:rPr>
          <w:rFonts w:ascii="Times New Roman" w:hAnsi="Times New Roman" w:cs="Times New Roman"/>
        </w:rPr>
        <w:t xml:space="preserve"> scores</w:t>
      </w:r>
      <w:r w:rsidR="003D5FB7">
        <w:rPr>
          <w:rFonts w:ascii="Times New Roman" w:hAnsi="Times New Roman" w:cs="Times New Roman"/>
        </w:rPr>
        <w:t>,</w:t>
      </w:r>
      <w:r w:rsidR="003D5FB7" w:rsidRPr="000B7C69">
        <w:rPr>
          <w:rFonts w:ascii="Times New Roman" w:hAnsi="Times New Roman" w:cs="Times New Roman"/>
        </w:rPr>
        <w:t xml:space="preserve"> but improved transparency</w:t>
      </w:r>
      <w:r w:rsidR="00EC7C1D">
        <w:rPr>
          <w:rFonts w:ascii="Times New Roman" w:hAnsi="Times New Roman" w:cs="Times New Roman"/>
        </w:rPr>
        <w:t xml:space="preserve"> and mak</w:t>
      </w:r>
      <w:r w:rsidR="003D5FB7">
        <w:rPr>
          <w:rFonts w:ascii="Times New Roman" w:hAnsi="Times New Roman" w:cs="Times New Roman"/>
        </w:rPr>
        <w:t xml:space="preserve">e calculations </w:t>
      </w:r>
      <w:r w:rsidR="00EC7C1D">
        <w:rPr>
          <w:rFonts w:ascii="Times New Roman" w:hAnsi="Times New Roman" w:cs="Times New Roman"/>
        </w:rPr>
        <w:t>more easily understood</w:t>
      </w:r>
      <w:r w:rsidR="003D5FB7">
        <w:rPr>
          <w:rFonts w:ascii="Times New Roman" w:hAnsi="Times New Roman" w:cs="Times New Roman"/>
        </w:rPr>
        <w:t>.</w:t>
      </w:r>
      <w:r w:rsidR="003D5FB7" w:rsidRPr="000B7C69">
        <w:rPr>
          <w:rFonts w:ascii="Times New Roman" w:hAnsi="Times New Roman" w:cs="Times New Roman"/>
        </w:rPr>
        <w:t xml:space="preserve"> We also added the Social Progress Index as a resilience measure</w:t>
      </w:r>
      <w:r w:rsidR="003D5FB7">
        <w:rPr>
          <w:rFonts w:ascii="Times New Roman" w:hAnsi="Times New Roman" w:cs="Times New Roman"/>
        </w:rPr>
        <w:t xml:space="preserve"> (described above)</w:t>
      </w:r>
      <w:r w:rsidR="003D5FB7" w:rsidRPr="000B7C69">
        <w:rPr>
          <w:rFonts w:ascii="Times New Roman" w:hAnsi="Times New Roman" w:cs="Times New Roman"/>
        </w:rPr>
        <w:t xml:space="preserve">. Only </w:t>
      </w:r>
      <w:r w:rsidR="003D5FB7">
        <w:rPr>
          <w:rFonts w:ascii="Times New Roman" w:hAnsi="Times New Roman" w:cs="Times New Roman"/>
        </w:rPr>
        <w:t>three</w:t>
      </w:r>
      <w:r w:rsidR="003D5FB7" w:rsidRPr="000B7C69">
        <w:rPr>
          <w:rFonts w:ascii="Times New Roman" w:hAnsi="Times New Roman" w:cs="Times New Roman"/>
        </w:rPr>
        <w:t xml:space="preserve"> of </w:t>
      </w:r>
      <w:r w:rsidR="003D5FB7">
        <w:rPr>
          <w:rFonts w:ascii="Times New Roman" w:hAnsi="Times New Roman" w:cs="Times New Roman"/>
        </w:rPr>
        <w:t>14</w:t>
      </w:r>
      <w:r w:rsidR="003D5FB7" w:rsidRPr="000B7C69">
        <w:rPr>
          <w:rFonts w:ascii="Times New Roman" w:hAnsi="Times New Roman" w:cs="Times New Roman"/>
        </w:rPr>
        <w:t xml:space="preserve"> resilience </w:t>
      </w:r>
      <w:r w:rsidR="003D5FB7">
        <w:rPr>
          <w:rFonts w:ascii="Times New Roman" w:hAnsi="Times New Roman" w:cs="Times New Roman"/>
        </w:rPr>
        <w:t>data sources</w:t>
      </w:r>
      <w:r w:rsidR="003D5FB7" w:rsidRPr="000B7C69">
        <w:rPr>
          <w:rFonts w:ascii="Times New Roman" w:hAnsi="Times New Roman" w:cs="Times New Roman"/>
        </w:rPr>
        <w:t xml:space="preserve"> had additional years of data available: species </w:t>
      </w:r>
      <w:r w:rsidR="003D5FB7" w:rsidRPr="003D5FB7">
        <w:rPr>
          <w:rFonts w:ascii="Times New Roman" w:hAnsi="Times New Roman" w:cs="Times New Roman"/>
        </w:rPr>
        <w:t>condition (used for artisanal opportunities and natural products goals and habitat, fisheries, and iconic species subgoals), marine protected areas (used for all goals except, clean waters, tourism and</w:t>
      </w:r>
      <w:r w:rsidR="003D5FB7">
        <w:rPr>
          <w:rFonts w:ascii="Times New Roman" w:hAnsi="Times New Roman" w:cs="Times New Roman"/>
        </w:rPr>
        <w:t xml:space="preserve"> recreation, and livelihoods and economies</w:t>
      </w:r>
      <w:r w:rsidR="003D5FB7" w:rsidRPr="000B7C69">
        <w:rPr>
          <w:rFonts w:ascii="Times New Roman" w:hAnsi="Times New Roman" w:cs="Times New Roman"/>
        </w:rPr>
        <w:t>)</w:t>
      </w:r>
      <w:r w:rsidR="003D5FB7">
        <w:rPr>
          <w:rFonts w:ascii="Times New Roman" w:hAnsi="Times New Roman" w:cs="Times New Roman"/>
        </w:rPr>
        <w:t>, and World Governance Index.</w:t>
      </w:r>
    </w:p>
    <w:p w14:paraId="65758A47" w14:textId="77777777" w:rsidR="00E623E3" w:rsidRPr="000B7C69" w:rsidRDefault="00E623E3" w:rsidP="00AB1423">
      <w:pPr>
        <w:rPr>
          <w:rFonts w:ascii="Times New Roman" w:hAnsi="Times New Roman" w:cs="Times New Roman"/>
          <w:b/>
          <w:i/>
        </w:rPr>
      </w:pPr>
    </w:p>
    <w:p w14:paraId="1A0D2368" w14:textId="050D0156" w:rsidR="00E623E3" w:rsidRPr="008D5A5B" w:rsidRDefault="00EC7C1D" w:rsidP="00E26324">
      <w:pPr>
        <w:outlineLvl w:val="0"/>
        <w:rPr>
          <w:ins w:id="197" w:author="Melanie Frazier" w:date="2017-05-15T12:21:00Z"/>
          <w:rFonts w:ascii="Times New Roman" w:hAnsi="Times New Roman" w:cs="Times New Roman"/>
          <w:b/>
          <w:sz w:val="32"/>
          <w:szCs w:val="32"/>
          <w:rPrChange w:id="198" w:author="Melanie Frazier" w:date="2017-05-15T12:21:00Z">
            <w:rPr>
              <w:ins w:id="199" w:author="Melanie Frazier" w:date="2017-05-15T12:21:00Z"/>
              <w:rFonts w:ascii="Times New Roman" w:hAnsi="Times New Roman" w:cs="Times New Roman"/>
              <w:b/>
            </w:rPr>
          </w:rPrChange>
        </w:rPr>
      </w:pPr>
      <w:r w:rsidRPr="008D5A5B">
        <w:rPr>
          <w:rFonts w:ascii="Times New Roman" w:hAnsi="Times New Roman" w:cs="Times New Roman"/>
          <w:b/>
          <w:sz w:val="32"/>
          <w:szCs w:val="32"/>
          <w:rPrChange w:id="200" w:author="Melanie Frazier" w:date="2017-05-15T12:21:00Z">
            <w:rPr>
              <w:rFonts w:ascii="Times New Roman" w:hAnsi="Times New Roman" w:cs="Times New Roman"/>
              <w:b/>
              <w:i/>
            </w:rPr>
          </w:rPrChange>
        </w:rPr>
        <w:t>Patterns and trends</w:t>
      </w:r>
      <w:r w:rsidR="00E623E3" w:rsidRPr="008D5A5B">
        <w:rPr>
          <w:rFonts w:ascii="Times New Roman" w:hAnsi="Times New Roman" w:cs="Times New Roman"/>
          <w:b/>
          <w:sz w:val="32"/>
          <w:szCs w:val="32"/>
          <w:rPrChange w:id="201" w:author="Melanie Frazier" w:date="2017-05-15T12:21:00Z">
            <w:rPr>
              <w:rFonts w:ascii="Times New Roman" w:hAnsi="Times New Roman" w:cs="Times New Roman"/>
              <w:b/>
              <w:i/>
            </w:rPr>
          </w:rPrChange>
        </w:rPr>
        <w:t xml:space="preserve"> in scores</w:t>
      </w:r>
    </w:p>
    <w:p w14:paraId="0F338FD4" w14:textId="77777777" w:rsidR="008D5A5B" w:rsidRPr="008D5A5B" w:rsidRDefault="008D5A5B" w:rsidP="00E26324">
      <w:pPr>
        <w:outlineLvl w:val="0"/>
        <w:rPr>
          <w:rFonts w:ascii="Times New Roman" w:hAnsi="Times New Roman" w:cs="Times New Roman"/>
          <w:b/>
          <w:rPrChange w:id="202" w:author="Melanie Frazier" w:date="2017-05-15T12:21:00Z">
            <w:rPr>
              <w:rFonts w:ascii="Times New Roman" w:hAnsi="Times New Roman" w:cs="Times New Roman"/>
              <w:b/>
              <w:i/>
            </w:rPr>
          </w:rPrChange>
        </w:rPr>
      </w:pPr>
    </w:p>
    <w:p w14:paraId="3DA6568E" w14:textId="752BD96A" w:rsidR="006D733B" w:rsidRPr="006D733B" w:rsidRDefault="006D733B" w:rsidP="006D733B">
      <w:pPr>
        <w:ind w:firstLine="720"/>
        <w:rPr>
          <w:rFonts w:ascii="Times New Roman" w:hAnsi="Times New Roman" w:cs="Times New Roman"/>
          <w:highlight w:val="yellow"/>
        </w:rPr>
      </w:pPr>
      <w:r w:rsidRPr="006D733B">
        <w:rPr>
          <w:rFonts w:ascii="Times New Roman" w:hAnsi="Times New Roman" w:cs="Times New Roman"/>
        </w:rPr>
        <w:t xml:space="preserve">To analyze global trends in </w:t>
      </w:r>
      <w:r w:rsidR="00245F4F">
        <w:rPr>
          <w:rFonts w:ascii="Times New Roman" w:hAnsi="Times New Roman" w:cs="Times New Roman"/>
        </w:rPr>
        <w:t>I</w:t>
      </w:r>
      <w:r w:rsidR="00B8279C">
        <w:rPr>
          <w:rFonts w:ascii="Times New Roman" w:hAnsi="Times New Roman" w:cs="Times New Roman"/>
        </w:rPr>
        <w:t>ndex</w:t>
      </w:r>
      <w:r w:rsidRPr="006D733B">
        <w:rPr>
          <w:rFonts w:ascii="Times New Roman" w:hAnsi="Times New Roman" w:cs="Times New Roman"/>
        </w:rPr>
        <w:t xml:space="preserve"> and goal/subgoal scores</w:t>
      </w:r>
      <w:r w:rsidR="00B8279C">
        <w:rPr>
          <w:rFonts w:ascii="Times New Roman" w:hAnsi="Times New Roman" w:cs="Times New Roman"/>
        </w:rPr>
        <w:t>,</w:t>
      </w:r>
      <w:r w:rsidRPr="006D733B">
        <w:rPr>
          <w:rFonts w:ascii="Times New Roman" w:hAnsi="Times New Roman" w:cs="Times New Roman"/>
        </w:rPr>
        <w:t xml:space="preserve"> we used linear mixed effects models to evaluate the change in scores from 2012 to 2016, with </w:t>
      </w:r>
      <w:r w:rsidR="002C31A6">
        <w:rPr>
          <w:rFonts w:ascii="Times New Roman" w:hAnsi="Times New Roman" w:cs="Times New Roman"/>
        </w:rPr>
        <w:t>region (country or territory)</w:t>
      </w:r>
      <w:r w:rsidR="00621ED6" w:rsidRPr="006D733B">
        <w:rPr>
          <w:rFonts w:ascii="Times New Roman" w:hAnsi="Times New Roman" w:cs="Times New Roman"/>
        </w:rPr>
        <w:t xml:space="preserve"> </w:t>
      </w:r>
      <w:r w:rsidRPr="006D733B">
        <w:rPr>
          <w:rFonts w:ascii="Times New Roman" w:hAnsi="Times New Roman" w:cs="Times New Roman"/>
        </w:rPr>
        <w:t>included as a random effect. </w:t>
      </w:r>
      <w:del w:id="203" w:author="Melanie Frazier" w:date="2017-05-15T09:47:00Z">
        <w:r w:rsidR="00A67C63" w:rsidDel="006E5E0F">
          <w:rPr>
            <w:rFonts w:ascii="Times New Roman" w:hAnsi="Times New Roman" w:cs="Times New Roman"/>
          </w:rPr>
          <w:delText>For spatial analyses, w</w:delText>
        </w:r>
      </w:del>
      <w:ins w:id="204" w:author="Melanie Frazier" w:date="2017-05-15T09:47:00Z">
        <w:r w:rsidR="006E5E0F">
          <w:rPr>
            <w:rFonts w:ascii="Times New Roman" w:hAnsi="Times New Roman" w:cs="Times New Roman"/>
          </w:rPr>
          <w:t>W</w:t>
        </w:r>
      </w:ins>
      <w:r w:rsidR="00A67C63">
        <w:rPr>
          <w:rFonts w:ascii="Times New Roman" w:hAnsi="Times New Roman" w:cs="Times New Roman"/>
        </w:rPr>
        <w:t xml:space="preserve">e calculate average </w:t>
      </w:r>
      <w:ins w:id="205" w:author="Melanie Frazier" w:date="2017-05-15T09:48:00Z">
        <w:r w:rsidR="006E5E0F">
          <w:rPr>
            <w:rFonts w:ascii="Times New Roman" w:hAnsi="Times New Roman" w:cs="Times New Roman"/>
          </w:rPr>
          <w:t xml:space="preserve">annual change in </w:t>
        </w:r>
      </w:ins>
      <w:r w:rsidR="00A67C63">
        <w:rPr>
          <w:rFonts w:ascii="Times New Roman" w:hAnsi="Times New Roman" w:cs="Times New Roman"/>
        </w:rPr>
        <w:t>scores</w:t>
      </w:r>
      <w:r w:rsidR="00EC7C1D">
        <w:rPr>
          <w:rFonts w:ascii="Times New Roman" w:hAnsi="Times New Roman" w:cs="Times New Roman"/>
        </w:rPr>
        <w:t xml:space="preserve"> as the mean of region scores </w:t>
      </w:r>
      <w:r w:rsidR="00EC7C1D" w:rsidRPr="00C01233">
        <w:rPr>
          <w:rFonts w:ascii="Times New Roman" w:hAnsi="Times New Roman" w:cs="Times New Roman"/>
        </w:rPr>
        <w:t>regardless of EEZ size (unweighted) or as an area-weighted average</w:t>
      </w:r>
      <w:r w:rsidR="00A67C63" w:rsidRPr="00C01233">
        <w:rPr>
          <w:rFonts w:ascii="Times New Roman" w:hAnsi="Times New Roman" w:cs="Times New Roman"/>
        </w:rPr>
        <w:t xml:space="preserve"> (weighted)</w:t>
      </w:r>
      <w:r w:rsidR="00EC7C1D" w:rsidRPr="00C01233">
        <w:rPr>
          <w:rFonts w:ascii="Times New Roman" w:hAnsi="Times New Roman" w:cs="Times New Roman"/>
        </w:rPr>
        <w:t xml:space="preserve">. </w:t>
      </w:r>
      <w:r w:rsidRPr="00C01233">
        <w:rPr>
          <w:rFonts w:ascii="Times New Roman" w:hAnsi="Times New Roman" w:cs="Times New Roman"/>
        </w:rPr>
        <w:t xml:space="preserve">Statistical analyses were performed using the nlme package </w:t>
      </w:r>
      <w:r w:rsidR="00C9632C" w:rsidRPr="00D75049">
        <w:rPr>
          <w:rFonts w:ascii="Times New Roman" w:hAnsi="Times New Roman" w:cs="Times New Roman"/>
        </w:rPr>
        <w:fldChar w:fldCharType="begin"/>
      </w:r>
      <w:r w:rsidR="00F05DFA">
        <w:rPr>
          <w:rFonts w:ascii="Times New Roman" w:hAnsi="Times New Roman" w:cs="Times New Roman"/>
        </w:rPr>
        <w:instrText xml:space="preserve"> ADDIN ZOTERO_ITEM {"citationID":"1801u79mb9","properties":{"formattedCitation":"[28]","plainCitation":"[28]"},"citationItems":[{"id":2368,"uris":["http://zotero.org/groups/54759/items/DFKVBNED"],"uri":["http://zotero.org/groups/54759/items/DFKVBNED"]}]} </w:instrText>
      </w:r>
      <w:r w:rsidR="00C9632C" w:rsidRPr="00D75049">
        <w:rPr>
          <w:rFonts w:ascii="Times New Roman" w:hAnsi="Times New Roman" w:cs="Times New Roman"/>
        </w:rPr>
        <w:fldChar w:fldCharType="separate"/>
      </w:r>
      <w:r w:rsidR="00F05DFA">
        <w:rPr>
          <w:rFonts w:ascii="Times New Roman" w:hAnsi="Times New Roman" w:cs="Times New Roman"/>
          <w:noProof/>
        </w:rPr>
        <w:t>[28]</w:t>
      </w:r>
      <w:r w:rsidR="00C9632C" w:rsidRPr="00D75049">
        <w:rPr>
          <w:rFonts w:ascii="Times New Roman" w:hAnsi="Times New Roman" w:cs="Times New Roman"/>
        </w:rPr>
        <w:fldChar w:fldCharType="end"/>
      </w:r>
      <w:r w:rsidRPr="00D75049">
        <w:rPr>
          <w:rFonts w:ascii="Times New Roman" w:hAnsi="Times New Roman" w:cs="Times New Roman"/>
        </w:rPr>
        <w:t>.</w:t>
      </w:r>
      <w:r w:rsidRPr="00C01233">
        <w:rPr>
          <w:rFonts w:ascii="Times New Roman" w:hAnsi="Times New Roman" w:cs="Times New Roman"/>
        </w:rPr>
        <w:t xml:space="preserve"> Final models were computed using the restricted maximum likelihood (REML) </w:t>
      </w:r>
      <w:r w:rsidRPr="00D75049">
        <w:rPr>
          <w:rFonts w:ascii="Times New Roman" w:hAnsi="Times New Roman" w:cs="Times New Roman"/>
        </w:rPr>
        <w:t>estimation</w:t>
      </w:r>
      <w:r w:rsidR="00D75049" w:rsidRPr="00D75049">
        <w:rPr>
          <w:rFonts w:ascii="Times New Roman" w:hAnsi="Times New Roman" w:cs="Times New Roman"/>
        </w:rPr>
        <w:t xml:space="preserve"> </w:t>
      </w:r>
      <w:r w:rsidR="00C9632C" w:rsidRPr="00D75049">
        <w:rPr>
          <w:rFonts w:ascii="Times New Roman" w:hAnsi="Times New Roman" w:cs="Times New Roman"/>
        </w:rPr>
        <w:fldChar w:fldCharType="begin"/>
      </w:r>
      <w:r w:rsidR="00F05DFA">
        <w:rPr>
          <w:rFonts w:ascii="Times New Roman" w:hAnsi="Times New Roman" w:cs="Times New Roman"/>
        </w:rPr>
        <w:instrText xml:space="preserve"> ADDIN ZOTERO_ITEM {"citationID":"2p4knf7hgp","properties":{"formattedCitation":"[29]","plainCitation":"[29]"},"citationItems":[{"id":2322,"uris":["http://zotero.org/groups/54759/items/422XR94B"],"uri":["http://zotero.org/groups/54759/items/422XR94B"]}]} </w:instrText>
      </w:r>
      <w:r w:rsidR="00C9632C" w:rsidRPr="00D75049">
        <w:rPr>
          <w:rFonts w:ascii="Times New Roman" w:hAnsi="Times New Roman" w:cs="Times New Roman"/>
        </w:rPr>
        <w:fldChar w:fldCharType="separate"/>
      </w:r>
      <w:r w:rsidR="00F05DFA">
        <w:rPr>
          <w:rFonts w:ascii="Times New Roman" w:hAnsi="Times New Roman" w:cs="Times New Roman"/>
          <w:noProof/>
        </w:rPr>
        <w:t>[29]</w:t>
      </w:r>
      <w:r w:rsidR="00C9632C" w:rsidRPr="00D75049">
        <w:rPr>
          <w:rFonts w:ascii="Times New Roman" w:hAnsi="Times New Roman" w:cs="Times New Roman"/>
        </w:rPr>
        <w:fldChar w:fldCharType="end"/>
      </w:r>
      <w:r w:rsidRPr="00D75049">
        <w:rPr>
          <w:rFonts w:ascii="Times New Roman" w:hAnsi="Times New Roman" w:cs="Times New Roman"/>
        </w:rPr>
        <w:t>.</w:t>
      </w:r>
      <w:r w:rsidRPr="006D733B">
        <w:rPr>
          <w:rFonts w:ascii="Times New Roman" w:hAnsi="Times New Roman" w:cs="Times New Roman"/>
        </w:rPr>
        <w:t xml:space="preserve"> </w:t>
      </w:r>
    </w:p>
    <w:p w14:paraId="5AAE1AB7" w14:textId="77777777" w:rsidR="00192046" w:rsidRPr="000B7C69" w:rsidRDefault="00192046" w:rsidP="00AB1423">
      <w:pPr>
        <w:rPr>
          <w:rFonts w:ascii="Times New Roman" w:hAnsi="Times New Roman" w:cs="Times New Roman"/>
          <w:b/>
          <w:i/>
        </w:rPr>
      </w:pPr>
    </w:p>
    <w:p w14:paraId="665B1D7C" w14:textId="1145B906" w:rsidR="00224A85" w:rsidRPr="008D5A5B" w:rsidRDefault="00192046" w:rsidP="00E26324">
      <w:pPr>
        <w:outlineLvl w:val="0"/>
        <w:rPr>
          <w:ins w:id="206" w:author="Melanie Frazier" w:date="2017-05-15T12:21:00Z"/>
          <w:rFonts w:ascii="Times New Roman" w:hAnsi="Times New Roman" w:cs="Times New Roman"/>
          <w:b/>
          <w:sz w:val="32"/>
          <w:szCs w:val="32"/>
          <w:rPrChange w:id="207" w:author="Melanie Frazier" w:date="2017-05-15T12:21:00Z">
            <w:rPr>
              <w:ins w:id="208" w:author="Melanie Frazier" w:date="2017-05-15T12:21:00Z"/>
              <w:rFonts w:ascii="Times New Roman" w:hAnsi="Times New Roman" w:cs="Times New Roman"/>
              <w:b/>
            </w:rPr>
          </w:rPrChange>
        </w:rPr>
      </w:pPr>
      <w:r w:rsidRPr="008D5A5B">
        <w:rPr>
          <w:rFonts w:ascii="Times New Roman" w:hAnsi="Times New Roman" w:cs="Times New Roman"/>
          <w:b/>
          <w:sz w:val="32"/>
          <w:szCs w:val="32"/>
          <w:rPrChange w:id="209" w:author="Melanie Frazier" w:date="2017-05-15T12:21:00Z">
            <w:rPr>
              <w:rFonts w:ascii="Times New Roman" w:hAnsi="Times New Roman" w:cs="Times New Roman"/>
              <w:b/>
              <w:i/>
            </w:rPr>
          </w:rPrChange>
        </w:rPr>
        <w:t xml:space="preserve">OHI </w:t>
      </w:r>
      <w:r w:rsidR="000949AB" w:rsidRPr="008D5A5B">
        <w:rPr>
          <w:rFonts w:ascii="Times New Roman" w:hAnsi="Times New Roman" w:cs="Times New Roman"/>
          <w:b/>
          <w:sz w:val="32"/>
          <w:szCs w:val="32"/>
          <w:rPrChange w:id="210" w:author="Melanie Frazier" w:date="2017-05-15T12:21:00Z">
            <w:rPr>
              <w:rFonts w:ascii="Times New Roman" w:hAnsi="Times New Roman" w:cs="Times New Roman"/>
              <w:b/>
              <w:i/>
            </w:rPr>
          </w:rPrChange>
        </w:rPr>
        <w:t>as an indicator</w:t>
      </w:r>
    </w:p>
    <w:p w14:paraId="00D5D467" w14:textId="77777777" w:rsidR="008D5A5B" w:rsidRPr="008D5A5B" w:rsidRDefault="008D5A5B" w:rsidP="00E26324">
      <w:pPr>
        <w:outlineLvl w:val="0"/>
        <w:rPr>
          <w:rFonts w:ascii="Times New Roman" w:hAnsi="Times New Roman" w:cs="Times New Roman"/>
          <w:b/>
          <w:rPrChange w:id="211" w:author="Melanie Frazier" w:date="2017-05-15T12:21:00Z">
            <w:rPr>
              <w:rFonts w:ascii="Times New Roman" w:hAnsi="Times New Roman" w:cs="Times New Roman"/>
              <w:b/>
              <w:i/>
            </w:rPr>
          </w:rPrChange>
        </w:rPr>
      </w:pPr>
    </w:p>
    <w:p w14:paraId="354DB8FA" w14:textId="6CD4ACE9" w:rsidR="001026BF" w:rsidRPr="000B7C69" w:rsidRDefault="00EC7C1D" w:rsidP="000949AB">
      <w:pPr>
        <w:ind w:firstLine="720"/>
        <w:rPr>
          <w:rFonts w:ascii="Times New Roman" w:hAnsi="Times New Roman" w:cs="Times New Roman"/>
        </w:rPr>
      </w:pPr>
      <w:r>
        <w:rPr>
          <w:rFonts w:ascii="Times New Roman" w:hAnsi="Times New Roman" w:cs="Times New Roman"/>
        </w:rPr>
        <w:t>One major way that t</w:t>
      </w:r>
      <w:r w:rsidR="00192046" w:rsidRPr="000B7C69">
        <w:rPr>
          <w:rFonts w:ascii="Times New Roman" w:hAnsi="Times New Roman" w:cs="Times New Roman"/>
        </w:rPr>
        <w:t xml:space="preserve">he Ocean Health Index </w:t>
      </w:r>
      <w:r w:rsidR="00DA72A9">
        <w:rPr>
          <w:rFonts w:ascii="Times New Roman" w:hAnsi="Times New Roman" w:cs="Times New Roman"/>
        </w:rPr>
        <w:t xml:space="preserve">framework </w:t>
      </w:r>
      <w:r>
        <w:rPr>
          <w:rFonts w:ascii="Times New Roman" w:hAnsi="Times New Roman" w:cs="Times New Roman"/>
        </w:rPr>
        <w:t>incorporates</w:t>
      </w:r>
      <w:r w:rsidR="00DA72A9">
        <w:rPr>
          <w:rFonts w:ascii="Times New Roman" w:hAnsi="Times New Roman" w:cs="Times New Roman"/>
        </w:rPr>
        <w:t xml:space="preserve"> sustainability </w:t>
      </w:r>
      <w:r>
        <w:rPr>
          <w:rFonts w:ascii="Times New Roman" w:hAnsi="Times New Roman" w:cs="Times New Roman"/>
        </w:rPr>
        <w:t xml:space="preserve">into the assessment </w:t>
      </w:r>
      <w:r w:rsidR="00DA72A9">
        <w:rPr>
          <w:rFonts w:ascii="Times New Roman" w:hAnsi="Times New Roman" w:cs="Times New Roman"/>
        </w:rPr>
        <w:t xml:space="preserve">of each goal </w:t>
      </w:r>
      <w:r>
        <w:rPr>
          <w:rFonts w:ascii="Times New Roman" w:hAnsi="Times New Roman" w:cs="Times New Roman"/>
        </w:rPr>
        <w:t xml:space="preserve">is by estimating </w:t>
      </w:r>
      <w:r w:rsidRPr="000B7C69">
        <w:rPr>
          <w:rFonts w:ascii="Times New Roman" w:hAnsi="Times New Roman" w:cs="Times New Roman"/>
        </w:rPr>
        <w:t xml:space="preserve">where the status of the goal is likely to be in five years </w:t>
      </w:r>
      <w:r>
        <w:rPr>
          <w:rFonts w:ascii="Times New Roman" w:hAnsi="Times New Roman" w:cs="Times New Roman"/>
        </w:rPr>
        <w:t>(termed ‘likely future status’</w:t>
      </w:r>
      <w:r w:rsidRPr="000B7C69">
        <w:rPr>
          <w:rFonts w:ascii="Times New Roman" w:hAnsi="Times New Roman" w:cs="Times New Roman"/>
        </w:rPr>
        <w:t>)</w:t>
      </w:r>
      <w:r>
        <w:rPr>
          <w:rFonts w:ascii="Times New Roman" w:hAnsi="Times New Roman" w:cs="Times New Roman"/>
        </w:rPr>
        <w:t>. Likely future status is estimated by</w:t>
      </w:r>
      <w:r w:rsidR="00DA72A9">
        <w:rPr>
          <w:rFonts w:ascii="Times New Roman" w:hAnsi="Times New Roman" w:cs="Times New Roman"/>
        </w:rPr>
        <w:t xml:space="preserve"> </w:t>
      </w:r>
      <w:r w:rsidR="00192046" w:rsidRPr="000B7C69">
        <w:rPr>
          <w:rFonts w:ascii="Times New Roman" w:hAnsi="Times New Roman" w:cs="Times New Roman"/>
        </w:rPr>
        <w:t>combin</w:t>
      </w:r>
      <w:r w:rsidR="00DA72A9">
        <w:rPr>
          <w:rFonts w:ascii="Times New Roman" w:hAnsi="Times New Roman" w:cs="Times New Roman"/>
        </w:rPr>
        <w:t>ing</w:t>
      </w:r>
      <w:r w:rsidR="00192046" w:rsidRPr="000B7C69">
        <w:rPr>
          <w:rFonts w:ascii="Times New Roman" w:hAnsi="Times New Roman" w:cs="Times New Roman"/>
        </w:rPr>
        <w:t xml:space="preserve"> data on the recent trends in the status of a goal, current pressures on the goal from human activities, and existing governance and resilience measures that help support </w:t>
      </w:r>
      <w:r w:rsidR="00BD418F">
        <w:rPr>
          <w:rFonts w:ascii="Times New Roman" w:hAnsi="Times New Roman" w:cs="Times New Roman"/>
        </w:rPr>
        <w:t xml:space="preserve">delivery of </w:t>
      </w:r>
      <w:r w:rsidR="00192046" w:rsidRPr="000B7C69">
        <w:rPr>
          <w:rFonts w:ascii="Times New Roman" w:hAnsi="Times New Roman" w:cs="Times New Roman"/>
        </w:rPr>
        <w:t xml:space="preserve">the goal </w:t>
      </w:r>
      <w:r>
        <w:rPr>
          <w:rFonts w:ascii="Times New Roman" w:hAnsi="Times New Roman" w:cs="Times New Roman"/>
        </w:rPr>
        <w:t>(</w:t>
      </w:r>
      <w:del w:id="212" w:author="Melanie Frazier" w:date="2017-05-15T09:48:00Z">
        <w:r w:rsidDel="006E5E0F">
          <w:rPr>
            <w:rFonts w:ascii="Times New Roman" w:hAnsi="Times New Roman" w:cs="Times New Roman"/>
          </w:rPr>
          <w:delText>Section 4</w:delText>
        </w:r>
      </w:del>
      <w:ins w:id="213" w:author="Melanie Frazier" w:date="2017-05-15T09:48:00Z">
        <w:r w:rsidR="006E5E0F">
          <w:rPr>
            <w:rFonts w:ascii="Times New Roman" w:hAnsi="Times New Roman" w:cs="Times New Roman"/>
          </w:rPr>
          <w:t>Models section</w:t>
        </w:r>
      </w:ins>
      <w:r>
        <w:rPr>
          <w:rFonts w:ascii="Times New Roman" w:hAnsi="Times New Roman" w:cs="Times New Roman"/>
        </w:rPr>
        <w:t xml:space="preserve"> in S2 </w:t>
      </w:r>
      <w:del w:id="214" w:author="Melanie Frazier" w:date="2017-05-15T10:40:00Z">
        <w:r w:rsidDel="007515E4">
          <w:rPr>
            <w:rFonts w:ascii="Times New Roman" w:hAnsi="Times New Roman" w:cs="Times New Roman"/>
          </w:rPr>
          <w:delText>Methods</w:delText>
        </w:r>
      </w:del>
      <w:ins w:id="215" w:author="Melanie Frazier" w:date="2017-05-15T10:40:00Z">
        <w:r w:rsidR="007515E4">
          <w:rPr>
            <w:rFonts w:ascii="Times New Roman" w:hAnsi="Times New Roman" w:cs="Times New Roman"/>
          </w:rPr>
          <w:t>File</w:t>
        </w:r>
      </w:ins>
      <w:r>
        <w:rPr>
          <w:rFonts w:ascii="Times New Roman" w:hAnsi="Times New Roman" w:cs="Times New Roman"/>
        </w:rPr>
        <w:t>)</w:t>
      </w:r>
      <w:r w:rsidR="00192046" w:rsidRPr="000B7C69">
        <w:rPr>
          <w:rFonts w:ascii="Times New Roman" w:hAnsi="Times New Roman" w:cs="Times New Roman"/>
        </w:rPr>
        <w:t xml:space="preserve">. For the first time we can </w:t>
      </w:r>
      <w:r w:rsidR="00B71AF1">
        <w:rPr>
          <w:rFonts w:ascii="Times New Roman" w:hAnsi="Times New Roman" w:cs="Times New Roman"/>
        </w:rPr>
        <w:lastRenderedPageBreak/>
        <w:t>begin to</w:t>
      </w:r>
      <w:r w:rsidR="00192046" w:rsidRPr="000B7C69">
        <w:rPr>
          <w:rFonts w:ascii="Times New Roman" w:hAnsi="Times New Roman" w:cs="Times New Roman"/>
        </w:rPr>
        <w:t xml:space="preserve"> test how well this methodology performs by comp</w:t>
      </w:r>
      <w:r w:rsidR="003D5FB7">
        <w:rPr>
          <w:rFonts w:ascii="Times New Roman" w:hAnsi="Times New Roman" w:cs="Times New Roman"/>
        </w:rPr>
        <w:t>aring the likely future status</w:t>
      </w:r>
      <w:r w:rsidR="00192046" w:rsidRPr="000B7C69">
        <w:rPr>
          <w:rFonts w:ascii="Times New Roman" w:hAnsi="Times New Roman" w:cs="Times New Roman"/>
        </w:rPr>
        <w:t xml:space="preserve"> from the first year of assessment (2012) to the current status of the fifth year (2016).</w:t>
      </w:r>
      <w:r w:rsidR="000949AB" w:rsidRPr="000B7C69">
        <w:rPr>
          <w:rFonts w:ascii="Times New Roman" w:hAnsi="Times New Roman" w:cs="Times New Roman"/>
        </w:rPr>
        <w:t xml:space="preserve"> </w:t>
      </w:r>
      <w:r w:rsidR="00B71AF1">
        <w:rPr>
          <w:rFonts w:ascii="Times New Roman" w:hAnsi="Times New Roman" w:cs="Times New Roman"/>
        </w:rPr>
        <w:t>Limitations in the frequency with which input data are updated constrain these analyses, but w</w:t>
      </w:r>
      <w:r w:rsidR="000949AB" w:rsidRPr="000B7C69">
        <w:rPr>
          <w:rFonts w:ascii="Times New Roman" w:hAnsi="Times New Roman" w:cs="Times New Roman"/>
        </w:rPr>
        <w:t>e</w:t>
      </w:r>
      <w:r w:rsidR="00B71AF1">
        <w:rPr>
          <w:rFonts w:ascii="Times New Roman" w:hAnsi="Times New Roman" w:cs="Times New Roman"/>
        </w:rPr>
        <w:t xml:space="preserve"> were </w:t>
      </w:r>
      <w:r w:rsidR="0093534C">
        <w:rPr>
          <w:rFonts w:ascii="Times New Roman" w:hAnsi="Times New Roman" w:cs="Times New Roman"/>
        </w:rPr>
        <w:t xml:space="preserve">still </w:t>
      </w:r>
      <w:r w:rsidR="00B71AF1">
        <w:rPr>
          <w:rFonts w:ascii="Times New Roman" w:hAnsi="Times New Roman" w:cs="Times New Roman"/>
        </w:rPr>
        <w:t>able to</w:t>
      </w:r>
      <w:r w:rsidR="000949AB" w:rsidRPr="000B7C69">
        <w:rPr>
          <w:rFonts w:ascii="Times New Roman" w:hAnsi="Times New Roman" w:cs="Times New Roman"/>
        </w:rPr>
        <w:t xml:space="preserve"> test this relationship in several ways. </w:t>
      </w:r>
      <w:r>
        <w:rPr>
          <w:rFonts w:ascii="Times New Roman" w:hAnsi="Times New Roman" w:cs="Times New Roman"/>
        </w:rPr>
        <w:t xml:space="preserve">For overall Index scores and </w:t>
      </w:r>
      <w:r>
        <w:rPr>
          <w:rFonts w:ascii="Times New Roman" w:eastAsia="Times New Roman" w:hAnsi="Times New Roman" w:cs="Times New Roman"/>
        </w:rPr>
        <w:t>each goal/subgoal</w:t>
      </w:r>
      <w:r>
        <w:rPr>
          <w:rFonts w:ascii="Times New Roman" w:hAnsi="Times New Roman" w:cs="Times New Roman"/>
        </w:rPr>
        <w:t xml:space="preserve"> we used a series of</w:t>
      </w:r>
      <w:r w:rsidRPr="006D733B">
        <w:rPr>
          <w:rFonts w:ascii="Times New Roman" w:hAnsi="Times New Roman" w:cs="Times New Roman"/>
        </w:rPr>
        <w:t xml:space="preserve"> linear </w:t>
      </w:r>
      <w:r>
        <w:rPr>
          <w:rFonts w:ascii="Times New Roman" w:hAnsi="Times New Roman" w:cs="Times New Roman"/>
        </w:rPr>
        <w:t xml:space="preserve">regression </w:t>
      </w:r>
      <w:r w:rsidRPr="006D733B">
        <w:rPr>
          <w:rFonts w:ascii="Times New Roman" w:hAnsi="Times New Roman" w:cs="Times New Roman"/>
        </w:rPr>
        <w:t xml:space="preserve">models to </w:t>
      </w:r>
      <w:r>
        <w:rPr>
          <w:rFonts w:ascii="Times New Roman" w:hAnsi="Times New Roman" w:cs="Times New Roman"/>
        </w:rPr>
        <w:t>evaluate which components of the OHI model help predict future status. Specifically, we compared the observed 2016 status to the predicted status in 2012; observed change in status (2016 minus 2012 status scores) to the predicted change (2012 likely future status minus 2012 status); and the observed change versus various combinations of components of the model (i.e., trend, pressure, resilience, and resilience minus pressure).</w:t>
      </w:r>
      <w:del w:id="216" w:author="Melanie Frazier" w:date="2017-05-15T09:49:00Z">
        <w:r w:rsidDel="006E5E0F">
          <w:rPr>
            <w:rFonts w:ascii="Times New Roman" w:hAnsi="Times New Roman" w:cs="Times New Roman"/>
          </w:rPr>
          <w:delText>.</w:delText>
        </w:r>
      </w:del>
    </w:p>
    <w:p w14:paraId="64CE555F" w14:textId="5D4C60BD" w:rsidR="00192046" w:rsidRPr="000B7C69" w:rsidRDefault="000949AB" w:rsidP="00ED308E">
      <w:pPr>
        <w:ind w:firstLine="720"/>
        <w:rPr>
          <w:rFonts w:ascii="Times New Roman" w:hAnsi="Times New Roman" w:cs="Times New Roman"/>
        </w:rPr>
      </w:pPr>
      <w:r w:rsidRPr="000B7C69">
        <w:rPr>
          <w:rFonts w:ascii="Times New Roman" w:hAnsi="Times New Roman" w:cs="Times New Roman"/>
        </w:rPr>
        <w:t xml:space="preserve">Given the </w:t>
      </w:r>
      <w:r w:rsidR="00CD380F">
        <w:rPr>
          <w:rFonts w:ascii="Times New Roman" w:hAnsi="Times New Roman" w:cs="Times New Roman"/>
        </w:rPr>
        <w:t>popular</w:t>
      </w:r>
      <w:r w:rsidR="00CD380F" w:rsidRPr="000B7C69">
        <w:rPr>
          <w:rFonts w:ascii="Times New Roman" w:hAnsi="Times New Roman" w:cs="Times New Roman"/>
        </w:rPr>
        <w:t xml:space="preserve"> </w:t>
      </w:r>
      <w:r w:rsidRPr="000B7C69">
        <w:rPr>
          <w:rFonts w:ascii="Times New Roman" w:hAnsi="Times New Roman" w:cs="Times New Roman"/>
        </w:rPr>
        <w:t xml:space="preserve">focus on country rankings as an outcome of global indicator assessments, we also compared how </w:t>
      </w:r>
      <w:r w:rsidR="002C31A6">
        <w:rPr>
          <w:rFonts w:ascii="Times New Roman" w:hAnsi="Times New Roman" w:cs="Times New Roman"/>
        </w:rPr>
        <w:t>region</w:t>
      </w:r>
      <w:r w:rsidRPr="000B7C69">
        <w:rPr>
          <w:rFonts w:ascii="Times New Roman" w:hAnsi="Times New Roman" w:cs="Times New Roman"/>
        </w:rPr>
        <w:t xml:space="preserve"> scores compare to </w:t>
      </w:r>
      <w:r w:rsidR="002C31A6">
        <w:rPr>
          <w:rFonts w:ascii="Times New Roman" w:hAnsi="Times New Roman" w:cs="Times New Roman"/>
        </w:rPr>
        <w:t>region</w:t>
      </w:r>
      <w:r w:rsidRPr="000B7C69">
        <w:rPr>
          <w:rFonts w:ascii="Times New Roman" w:hAnsi="Times New Roman" w:cs="Times New Roman"/>
        </w:rPr>
        <w:t xml:space="preserve"> rankings over time</w:t>
      </w:r>
      <w:r w:rsidR="00D11CA9" w:rsidRPr="000B7C69">
        <w:rPr>
          <w:rFonts w:ascii="Times New Roman" w:hAnsi="Times New Roman" w:cs="Times New Roman"/>
        </w:rPr>
        <w:t xml:space="preserve"> and how changes in scores relate to changes in ranks</w:t>
      </w:r>
      <w:r w:rsidRPr="000B7C69">
        <w:rPr>
          <w:rFonts w:ascii="Times New Roman" w:hAnsi="Times New Roman" w:cs="Times New Roman"/>
        </w:rPr>
        <w:t xml:space="preserve">. </w:t>
      </w:r>
      <w:r w:rsidR="00E75C06" w:rsidRPr="006D733B">
        <w:rPr>
          <w:rFonts w:ascii="Times New Roman" w:hAnsi="Times New Roman" w:cs="Times New Roman"/>
        </w:rPr>
        <w:t xml:space="preserve">To better understand the relationship between rank score and absolute score, we used linear </w:t>
      </w:r>
      <w:r w:rsidR="00EC7C1D">
        <w:rPr>
          <w:rFonts w:ascii="Times New Roman" w:hAnsi="Times New Roman" w:cs="Times New Roman"/>
        </w:rPr>
        <w:t xml:space="preserve">regression </w:t>
      </w:r>
      <w:r w:rsidR="00E75C06" w:rsidRPr="006D733B">
        <w:rPr>
          <w:rFonts w:ascii="Times New Roman" w:hAnsi="Times New Roman" w:cs="Times New Roman"/>
        </w:rPr>
        <w:t>models to compare change in goal scores and goal ranks.</w:t>
      </w:r>
      <w:r w:rsidR="00E75C06">
        <w:rPr>
          <w:rFonts w:ascii="Times New Roman" w:hAnsi="Times New Roman" w:cs="Times New Roman"/>
        </w:rPr>
        <w:t xml:space="preserve"> </w:t>
      </w:r>
    </w:p>
    <w:p w14:paraId="3DF830A9" w14:textId="77777777" w:rsidR="00CD18A9" w:rsidRPr="000B7C69" w:rsidRDefault="00CD18A9" w:rsidP="00AB1423">
      <w:pPr>
        <w:rPr>
          <w:rFonts w:ascii="Times New Roman" w:hAnsi="Times New Roman" w:cs="Times New Roman"/>
          <w:b/>
        </w:rPr>
      </w:pPr>
    </w:p>
    <w:p w14:paraId="5B2A22A2" w14:textId="095315CD" w:rsidR="00394662" w:rsidRDefault="00394662" w:rsidP="00E26324">
      <w:pPr>
        <w:outlineLvl w:val="0"/>
        <w:rPr>
          <w:ins w:id="217" w:author="Melanie Frazier" w:date="2017-05-15T12:21:00Z"/>
          <w:rFonts w:ascii="Times New Roman" w:hAnsi="Times New Roman" w:cs="Times New Roman"/>
          <w:b/>
          <w:sz w:val="36"/>
          <w:szCs w:val="36"/>
        </w:rPr>
      </w:pPr>
      <w:r w:rsidRPr="008D5A5B">
        <w:rPr>
          <w:rFonts w:ascii="Times New Roman" w:hAnsi="Times New Roman" w:cs="Times New Roman"/>
          <w:b/>
          <w:sz w:val="36"/>
          <w:szCs w:val="36"/>
          <w:rPrChange w:id="218" w:author="Melanie Frazier" w:date="2017-05-15T12:21:00Z">
            <w:rPr>
              <w:rFonts w:ascii="Times New Roman" w:hAnsi="Times New Roman" w:cs="Times New Roman"/>
              <w:b/>
            </w:rPr>
          </w:rPrChange>
        </w:rPr>
        <w:t>Results</w:t>
      </w:r>
    </w:p>
    <w:p w14:paraId="410FE5C4" w14:textId="77777777" w:rsidR="008D5A5B" w:rsidRPr="008D5A5B" w:rsidRDefault="008D5A5B" w:rsidP="00E26324">
      <w:pPr>
        <w:outlineLvl w:val="0"/>
        <w:rPr>
          <w:rFonts w:ascii="Times New Roman" w:hAnsi="Times New Roman" w:cs="Times New Roman"/>
          <w:b/>
          <w:sz w:val="36"/>
          <w:szCs w:val="36"/>
          <w:rPrChange w:id="219" w:author="Melanie Frazier" w:date="2017-05-15T12:21:00Z">
            <w:rPr>
              <w:rFonts w:ascii="Times New Roman" w:hAnsi="Times New Roman" w:cs="Times New Roman"/>
              <w:b/>
            </w:rPr>
          </w:rPrChange>
        </w:rPr>
      </w:pPr>
    </w:p>
    <w:p w14:paraId="6946B895" w14:textId="59241075" w:rsidR="00E623E3" w:rsidRDefault="00E623E3" w:rsidP="00E26324">
      <w:pPr>
        <w:outlineLvl w:val="0"/>
        <w:rPr>
          <w:ins w:id="220" w:author="Melanie Frazier" w:date="2017-05-15T12:21:00Z"/>
          <w:rFonts w:ascii="Times New Roman" w:hAnsi="Times New Roman" w:cs="Times New Roman"/>
          <w:b/>
          <w:sz w:val="32"/>
          <w:szCs w:val="32"/>
        </w:rPr>
      </w:pPr>
      <w:r w:rsidRPr="008D5A5B">
        <w:rPr>
          <w:rFonts w:ascii="Times New Roman" w:hAnsi="Times New Roman" w:cs="Times New Roman"/>
          <w:b/>
          <w:sz w:val="32"/>
          <w:szCs w:val="32"/>
          <w:rPrChange w:id="221" w:author="Melanie Frazier" w:date="2017-05-15T12:21:00Z">
            <w:rPr>
              <w:rFonts w:ascii="Times New Roman" w:hAnsi="Times New Roman" w:cs="Times New Roman"/>
              <w:b/>
              <w:i/>
            </w:rPr>
          </w:rPrChange>
        </w:rPr>
        <w:t>Patterns and trends in scores</w:t>
      </w:r>
    </w:p>
    <w:p w14:paraId="6A751AC8" w14:textId="77777777" w:rsidR="008D5A5B" w:rsidRPr="008D5A5B" w:rsidRDefault="008D5A5B" w:rsidP="00E26324">
      <w:pPr>
        <w:outlineLvl w:val="0"/>
        <w:rPr>
          <w:rFonts w:ascii="Times New Roman" w:hAnsi="Times New Roman" w:cs="Times New Roman"/>
          <w:b/>
          <w:sz w:val="32"/>
          <w:szCs w:val="32"/>
          <w:rPrChange w:id="222" w:author="Melanie Frazier" w:date="2017-05-15T12:21:00Z">
            <w:rPr>
              <w:rFonts w:ascii="Times New Roman" w:hAnsi="Times New Roman" w:cs="Times New Roman"/>
              <w:b/>
              <w:i/>
            </w:rPr>
          </w:rPrChange>
        </w:rPr>
      </w:pPr>
    </w:p>
    <w:p w14:paraId="458B398D" w14:textId="2BC75C38" w:rsidR="00C259D2" w:rsidRPr="00C9220C" w:rsidRDefault="00C259D2" w:rsidP="00296F69">
      <w:pPr>
        <w:ind w:firstLine="720"/>
        <w:rPr>
          <w:rFonts w:ascii="Times New Roman" w:hAnsi="Times New Roman" w:cs="Times New Roman"/>
        </w:rPr>
      </w:pPr>
      <w:r w:rsidRPr="00296F69">
        <w:rPr>
          <w:rFonts w:ascii="Times New Roman" w:hAnsi="Times New Roman" w:cs="Times New Roman"/>
        </w:rPr>
        <w:t xml:space="preserve">The global </w:t>
      </w:r>
      <w:r w:rsidR="00927A7A">
        <w:rPr>
          <w:rFonts w:ascii="Times New Roman" w:hAnsi="Times New Roman" w:cs="Times New Roman"/>
        </w:rPr>
        <w:t>mean area-weighted</w:t>
      </w:r>
      <w:r w:rsidRPr="00296F69">
        <w:rPr>
          <w:rFonts w:ascii="Times New Roman" w:hAnsi="Times New Roman" w:cs="Times New Roman"/>
        </w:rPr>
        <w:t xml:space="preserve"> </w:t>
      </w:r>
      <w:r w:rsidR="00384E76" w:rsidRPr="00296F69">
        <w:rPr>
          <w:rFonts w:ascii="Times New Roman" w:hAnsi="Times New Roman" w:cs="Times New Roman"/>
        </w:rPr>
        <w:t>Index</w:t>
      </w:r>
      <w:r w:rsidR="00384E76">
        <w:rPr>
          <w:rFonts w:ascii="Times New Roman" w:hAnsi="Times New Roman" w:cs="Times New Roman"/>
        </w:rPr>
        <w:t xml:space="preserve"> </w:t>
      </w:r>
      <w:r w:rsidRPr="00296F69">
        <w:rPr>
          <w:rFonts w:ascii="Times New Roman" w:hAnsi="Times New Roman" w:cs="Times New Roman"/>
        </w:rPr>
        <w:t xml:space="preserve">score </w:t>
      </w:r>
      <w:r w:rsidR="0007532B">
        <w:rPr>
          <w:rFonts w:ascii="Times New Roman" w:hAnsi="Times New Roman" w:cs="Times New Roman"/>
        </w:rPr>
        <w:t xml:space="preserve">for 2016 </w:t>
      </w:r>
      <w:r w:rsidRPr="00296F69">
        <w:rPr>
          <w:rFonts w:ascii="Times New Roman" w:hAnsi="Times New Roman" w:cs="Times New Roman"/>
        </w:rPr>
        <w:t>was 71</w:t>
      </w:r>
      <w:r w:rsidR="00927A7A">
        <w:rPr>
          <w:rFonts w:ascii="Times New Roman" w:hAnsi="Times New Roman" w:cs="Times New Roman"/>
        </w:rPr>
        <w:t xml:space="preserve"> out of 100</w:t>
      </w:r>
      <w:r w:rsidR="00296F69" w:rsidRPr="00296F69">
        <w:rPr>
          <w:rFonts w:ascii="Times New Roman" w:hAnsi="Times New Roman" w:cs="Times New Roman"/>
        </w:rPr>
        <w:t xml:space="preserve"> (median 68, </w:t>
      </w:r>
      <w:r w:rsidR="00104420">
        <w:rPr>
          <w:rFonts w:ascii="Times New Roman" w:hAnsi="Times New Roman" w:cs="Times New Roman"/>
        </w:rPr>
        <w:t>per-</w:t>
      </w:r>
      <w:r w:rsidR="002C31A6">
        <w:rPr>
          <w:rFonts w:ascii="Times New Roman" w:hAnsi="Times New Roman" w:cs="Times New Roman"/>
        </w:rPr>
        <w:t>region</w:t>
      </w:r>
      <w:r w:rsidR="00104420">
        <w:rPr>
          <w:rFonts w:ascii="Times New Roman" w:hAnsi="Times New Roman" w:cs="Times New Roman"/>
        </w:rPr>
        <w:t xml:space="preserve"> </w:t>
      </w:r>
      <w:r w:rsidR="00296F69" w:rsidRPr="00296F69">
        <w:rPr>
          <w:rFonts w:ascii="Times New Roman" w:hAnsi="Times New Roman" w:cs="Times New Roman"/>
        </w:rPr>
        <w:t>range 43-91</w:t>
      </w:r>
      <w:r w:rsidR="00104420">
        <w:rPr>
          <w:rFonts w:ascii="Times New Roman" w:hAnsi="Times New Roman" w:cs="Times New Roman"/>
        </w:rPr>
        <w:t>; Fig</w:t>
      </w:r>
      <w:del w:id="223" w:author="Melanie Frazier" w:date="2017-05-15T10:54:00Z">
        <w:r w:rsidR="00104420" w:rsidDel="00F3616F">
          <w:rPr>
            <w:rFonts w:ascii="Times New Roman" w:hAnsi="Times New Roman" w:cs="Times New Roman"/>
          </w:rPr>
          <w:delText>.</w:delText>
        </w:r>
      </w:del>
      <w:r w:rsidR="00104420">
        <w:rPr>
          <w:rFonts w:ascii="Times New Roman" w:hAnsi="Times New Roman" w:cs="Times New Roman"/>
        </w:rPr>
        <w:t xml:space="preserve"> 1B</w:t>
      </w:r>
      <w:ins w:id="224" w:author="Melanie Frazier" w:date="2017-05-15T09:50:00Z">
        <w:r w:rsidR="00F3616F">
          <w:rPr>
            <w:rFonts w:ascii="Times New Roman" w:hAnsi="Times New Roman" w:cs="Times New Roman"/>
          </w:rPr>
          <w:t>, Fig</w:t>
        </w:r>
        <w:r w:rsidR="006E5E0F">
          <w:rPr>
            <w:rFonts w:ascii="Times New Roman" w:hAnsi="Times New Roman" w:cs="Times New Roman"/>
          </w:rPr>
          <w:t xml:space="preserve"> </w:t>
        </w:r>
      </w:ins>
      <w:ins w:id="225" w:author="Melanie Frazier" w:date="2017-05-15T09:52:00Z">
        <w:r w:rsidR="006E5E0F">
          <w:rPr>
            <w:rFonts w:ascii="Times New Roman" w:hAnsi="Times New Roman" w:cs="Times New Roman"/>
          </w:rPr>
          <w:t>A</w:t>
        </w:r>
      </w:ins>
      <w:ins w:id="226" w:author="Melanie Frazier" w:date="2017-05-15T09:50:00Z">
        <w:r w:rsidR="006E5E0F">
          <w:rPr>
            <w:rFonts w:ascii="Times New Roman" w:hAnsi="Times New Roman" w:cs="Times New Roman"/>
          </w:rPr>
          <w:t xml:space="preserve"> in S1 </w:t>
        </w:r>
      </w:ins>
      <w:ins w:id="227" w:author="Melanie Frazier" w:date="2017-05-15T10:37:00Z">
        <w:r w:rsidR="007515E4">
          <w:rPr>
            <w:rFonts w:ascii="Times New Roman" w:hAnsi="Times New Roman" w:cs="Times New Roman"/>
          </w:rPr>
          <w:t>File</w:t>
        </w:r>
      </w:ins>
      <w:r w:rsidR="00296F69" w:rsidRPr="00296F69">
        <w:rPr>
          <w:rFonts w:ascii="Times New Roman" w:hAnsi="Times New Roman" w:cs="Times New Roman"/>
        </w:rPr>
        <w:t xml:space="preserve">). </w:t>
      </w:r>
      <w:r w:rsidRPr="00296F69">
        <w:rPr>
          <w:rFonts w:ascii="Times New Roman" w:hAnsi="Times New Roman" w:cs="Times New Roman"/>
        </w:rPr>
        <w:t>The two</w:t>
      </w:r>
      <w:r w:rsidR="004A7D58">
        <w:rPr>
          <w:rFonts w:ascii="Times New Roman" w:hAnsi="Times New Roman" w:cs="Times New Roman"/>
        </w:rPr>
        <w:t xml:space="preserve"> top scoring regions, Jarvis Island and Howland </w:t>
      </w:r>
      <w:r w:rsidR="00384E76">
        <w:rPr>
          <w:rFonts w:ascii="Times New Roman" w:hAnsi="Times New Roman" w:cs="Times New Roman"/>
        </w:rPr>
        <w:t xml:space="preserve">&amp; </w:t>
      </w:r>
      <w:r w:rsidR="004A7D58">
        <w:rPr>
          <w:rFonts w:ascii="Times New Roman" w:hAnsi="Times New Roman" w:cs="Times New Roman"/>
        </w:rPr>
        <w:t>Baker Islands</w:t>
      </w:r>
      <w:r w:rsidRPr="00296F69">
        <w:rPr>
          <w:rFonts w:ascii="Times New Roman" w:hAnsi="Times New Roman" w:cs="Times New Roman"/>
        </w:rPr>
        <w:t xml:space="preserve"> (both 91)</w:t>
      </w:r>
      <w:r w:rsidR="00CD380F">
        <w:rPr>
          <w:rFonts w:ascii="Times New Roman" w:hAnsi="Times New Roman" w:cs="Times New Roman"/>
        </w:rPr>
        <w:t>,</w:t>
      </w:r>
      <w:r w:rsidRPr="00296F69">
        <w:rPr>
          <w:rFonts w:ascii="Times New Roman" w:hAnsi="Times New Roman" w:cs="Times New Roman"/>
        </w:rPr>
        <w:t xml:space="preserve"> are remote and uninhabited islands</w:t>
      </w:r>
      <w:r w:rsidR="0007532B">
        <w:rPr>
          <w:rFonts w:ascii="Times New Roman" w:hAnsi="Times New Roman" w:cs="Times New Roman"/>
        </w:rPr>
        <w:t>;</w:t>
      </w:r>
      <w:r w:rsidR="004A7D58">
        <w:rPr>
          <w:rFonts w:ascii="Times New Roman" w:hAnsi="Times New Roman" w:cs="Times New Roman"/>
        </w:rPr>
        <w:t xml:space="preserve"> t</w:t>
      </w:r>
      <w:r w:rsidRPr="00296F69">
        <w:rPr>
          <w:rFonts w:ascii="Times New Roman" w:hAnsi="Times New Roman" w:cs="Times New Roman"/>
        </w:rPr>
        <w:t>he highest scoring populated areas were Germany</w:t>
      </w:r>
      <w:r w:rsidR="00296F69" w:rsidRPr="00296F69">
        <w:rPr>
          <w:rFonts w:ascii="Times New Roman" w:hAnsi="Times New Roman" w:cs="Times New Roman"/>
        </w:rPr>
        <w:t xml:space="preserve"> (85) and Seychelles (84</w:t>
      </w:r>
      <w:r w:rsidR="004A7D58">
        <w:rPr>
          <w:rFonts w:ascii="Times New Roman" w:hAnsi="Times New Roman" w:cs="Times New Roman"/>
        </w:rPr>
        <w:t>; Fig</w:t>
      </w:r>
      <w:del w:id="228" w:author="Melanie Frazier" w:date="2017-05-15T10:54:00Z">
        <w:r w:rsidR="004A7D58" w:rsidDel="00F3616F">
          <w:rPr>
            <w:rFonts w:ascii="Times New Roman" w:hAnsi="Times New Roman" w:cs="Times New Roman"/>
          </w:rPr>
          <w:delText>.</w:delText>
        </w:r>
      </w:del>
      <w:r w:rsidR="004A7D58">
        <w:rPr>
          <w:rFonts w:ascii="Times New Roman" w:hAnsi="Times New Roman" w:cs="Times New Roman"/>
        </w:rPr>
        <w:t xml:space="preserve"> 1A</w:t>
      </w:r>
      <w:ins w:id="229" w:author="Melanie Frazier" w:date="2017-05-15T09:52:00Z">
        <w:r w:rsidR="006E5E0F">
          <w:rPr>
            <w:rFonts w:ascii="Times New Roman" w:hAnsi="Times New Roman" w:cs="Times New Roman"/>
          </w:rPr>
          <w:t xml:space="preserve">, </w:t>
        </w:r>
      </w:ins>
      <w:ins w:id="230" w:author="Melanie Frazier" w:date="2017-05-15T09:53:00Z">
        <w:r w:rsidR="006E5E0F">
          <w:rPr>
            <w:rFonts w:ascii="Times New Roman" w:hAnsi="Times New Roman" w:cs="Times New Roman"/>
          </w:rPr>
          <w:t xml:space="preserve">Datasets and additional information section in S1 </w:t>
        </w:r>
      </w:ins>
      <w:ins w:id="231" w:author="Melanie Frazier" w:date="2017-05-15T10:37:00Z">
        <w:r w:rsidR="007515E4">
          <w:rPr>
            <w:rFonts w:ascii="Times New Roman" w:hAnsi="Times New Roman" w:cs="Times New Roman"/>
          </w:rPr>
          <w:t>File</w:t>
        </w:r>
      </w:ins>
      <w:ins w:id="232" w:author="Melanie Frazier" w:date="2017-05-15T09:53:00Z">
        <w:r w:rsidR="006E5E0F">
          <w:rPr>
            <w:rFonts w:ascii="Times New Roman" w:hAnsi="Times New Roman" w:cs="Times New Roman"/>
          </w:rPr>
          <w:t xml:space="preserve"> provides links to data</w:t>
        </w:r>
      </w:ins>
      <w:r w:rsidRPr="00296F69">
        <w:rPr>
          <w:rFonts w:ascii="Times New Roman" w:hAnsi="Times New Roman" w:cs="Times New Roman"/>
        </w:rPr>
        <w:t xml:space="preserve">). The lowest scoring regions were Libya and Sierra Leone (both 43). Nine of the </w:t>
      </w:r>
      <w:r w:rsidR="00CD380F">
        <w:rPr>
          <w:rFonts w:ascii="Times New Roman" w:hAnsi="Times New Roman" w:cs="Times New Roman"/>
        </w:rPr>
        <w:t>10</w:t>
      </w:r>
      <w:r w:rsidR="00CD380F" w:rsidRPr="00296F69">
        <w:rPr>
          <w:rFonts w:ascii="Times New Roman" w:hAnsi="Times New Roman" w:cs="Times New Roman"/>
        </w:rPr>
        <w:t xml:space="preserve"> </w:t>
      </w:r>
      <w:r w:rsidRPr="00296F69">
        <w:rPr>
          <w:rFonts w:ascii="Times New Roman" w:hAnsi="Times New Roman" w:cs="Times New Roman"/>
        </w:rPr>
        <w:t xml:space="preserve">lowest scoring regions are in Africa and </w:t>
      </w:r>
      <w:r w:rsidR="00CD380F">
        <w:rPr>
          <w:rFonts w:ascii="Times New Roman" w:hAnsi="Times New Roman" w:cs="Times New Roman"/>
        </w:rPr>
        <w:t>the other</w:t>
      </w:r>
      <w:r w:rsidR="00CD380F" w:rsidRPr="00296F69">
        <w:rPr>
          <w:rFonts w:ascii="Times New Roman" w:hAnsi="Times New Roman" w:cs="Times New Roman"/>
        </w:rPr>
        <w:t xml:space="preserve"> </w:t>
      </w:r>
      <w:r w:rsidRPr="00296F69">
        <w:rPr>
          <w:rFonts w:ascii="Times New Roman" w:hAnsi="Times New Roman" w:cs="Times New Roman"/>
        </w:rPr>
        <w:t>in Central America</w:t>
      </w:r>
      <w:r w:rsidR="00754BA9">
        <w:rPr>
          <w:rFonts w:ascii="Times New Roman" w:hAnsi="Times New Roman" w:cs="Times New Roman"/>
        </w:rPr>
        <w:t xml:space="preserve"> (Nicaragua)</w:t>
      </w:r>
      <w:r w:rsidRPr="00296F69">
        <w:rPr>
          <w:rFonts w:ascii="Times New Roman" w:hAnsi="Times New Roman" w:cs="Times New Roman"/>
        </w:rPr>
        <w:t>.</w:t>
      </w:r>
      <w:r w:rsidR="00296F69">
        <w:rPr>
          <w:rFonts w:ascii="Times New Roman" w:hAnsi="Times New Roman" w:cs="Times New Roman"/>
        </w:rPr>
        <w:t xml:space="preserve"> Global scores for goals and subgoals were highest for biodiversity and coastal protection and lowest for natural products and tourism &amp; recreation</w:t>
      </w:r>
      <w:r w:rsidR="00754BA9">
        <w:rPr>
          <w:rFonts w:ascii="Times New Roman" w:hAnsi="Times New Roman" w:cs="Times New Roman"/>
        </w:rPr>
        <w:t>,</w:t>
      </w:r>
      <w:r w:rsidR="00296F69">
        <w:rPr>
          <w:rFonts w:ascii="Times New Roman" w:hAnsi="Times New Roman" w:cs="Times New Roman"/>
        </w:rPr>
        <w:t xml:space="preserve"> but nearly all goals </w:t>
      </w:r>
      <w:ins w:id="233" w:author="Melanie Frazier" w:date="2017-05-15T09:54:00Z">
        <w:r w:rsidR="00F3616F">
          <w:rPr>
            <w:rFonts w:ascii="Times New Roman" w:hAnsi="Times New Roman" w:cs="Times New Roman"/>
          </w:rPr>
          <w:t>(Fig</w:t>
        </w:r>
        <w:r w:rsidR="006E5E0F">
          <w:rPr>
            <w:rFonts w:ascii="Times New Roman" w:hAnsi="Times New Roman" w:cs="Times New Roman"/>
          </w:rPr>
          <w:t xml:space="preserve"> B in S1 </w:t>
        </w:r>
      </w:ins>
      <w:ins w:id="234" w:author="Melanie Frazier" w:date="2017-05-15T10:37:00Z">
        <w:r w:rsidR="007515E4">
          <w:rPr>
            <w:rFonts w:ascii="Times New Roman" w:hAnsi="Times New Roman" w:cs="Times New Roman"/>
          </w:rPr>
          <w:t>File</w:t>
        </w:r>
      </w:ins>
      <w:ins w:id="235" w:author="Melanie Frazier" w:date="2017-05-15T09:54:00Z">
        <w:r w:rsidR="006E5E0F">
          <w:rPr>
            <w:rFonts w:ascii="Times New Roman" w:hAnsi="Times New Roman" w:cs="Times New Roman"/>
          </w:rPr>
          <w:t xml:space="preserve">) </w:t>
        </w:r>
      </w:ins>
      <w:r w:rsidR="003D5FB7">
        <w:rPr>
          <w:rFonts w:ascii="Times New Roman" w:hAnsi="Times New Roman" w:cs="Times New Roman"/>
        </w:rPr>
        <w:t xml:space="preserve">and subgoals </w:t>
      </w:r>
      <w:ins w:id="236" w:author="Melanie Frazier" w:date="2017-05-15T09:57:00Z">
        <w:r w:rsidR="00B53B44">
          <w:rPr>
            <w:rFonts w:ascii="Times New Roman" w:hAnsi="Times New Roman" w:cs="Times New Roman"/>
          </w:rPr>
          <w:t>(</w:t>
        </w:r>
        <w:r w:rsidR="00F3616F">
          <w:rPr>
            <w:rFonts w:ascii="Times New Roman" w:hAnsi="Times New Roman" w:cs="Times New Roman"/>
          </w:rPr>
          <w:t>Fig</w:t>
        </w:r>
        <w:r w:rsidR="00B53B44">
          <w:rPr>
            <w:rFonts w:ascii="Times New Roman" w:hAnsi="Times New Roman" w:cs="Times New Roman"/>
          </w:rPr>
          <w:t xml:space="preserve"> C in S1 </w:t>
        </w:r>
      </w:ins>
      <w:ins w:id="237" w:author="Melanie Frazier" w:date="2017-05-15T10:37:00Z">
        <w:r w:rsidR="007515E4">
          <w:rPr>
            <w:rFonts w:ascii="Times New Roman" w:hAnsi="Times New Roman" w:cs="Times New Roman"/>
          </w:rPr>
          <w:t>File</w:t>
        </w:r>
      </w:ins>
      <w:ins w:id="238" w:author="Melanie Frazier" w:date="2017-05-15T09:57:00Z">
        <w:r w:rsidR="00B53B44">
          <w:rPr>
            <w:rFonts w:ascii="Times New Roman" w:hAnsi="Times New Roman" w:cs="Times New Roman"/>
          </w:rPr>
          <w:t xml:space="preserve">) </w:t>
        </w:r>
      </w:ins>
      <w:r w:rsidR="00BD418F">
        <w:rPr>
          <w:rFonts w:ascii="Times New Roman" w:hAnsi="Times New Roman" w:cs="Times New Roman"/>
        </w:rPr>
        <w:t xml:space="preserve">showed </w:t>
      </w:r>
      <w:r w:rsidR="00296F69">
        <w:rPr>
          <w:rFonts w:ascii="Times New Roman" w:hAnsi="Times New Roman" w:cs="Times New Roman"/>
        </w:rPr>
        <w:t xml:space="preserve">the full range of possible values among the 220 assessed </w:t>
      </w:r>
      <w:r w:rsidR="00296F69" w:rsidRPr="00C9220C">
        <w:rPr>
          <w:rFonts w:ascii="Times New Roman" w:hAnsi="Times New Roman" w:cs="Times New Roman"/>
        </w:rPr>
        <w:t>regions</w:t>
      </w:r>
      <w:del w:id="239" w:author="Melanie Frazier" w:date="2017-05-15T09:57:00Z">
        <w:r w:rsidR="00296F69" w:rsidRPr="00C9220C" w:rsidDel="00B53B44">
          <w:rPr>
            <w:rFonts w:ascii="Times New Roman" w:hAnsi="Times New Roman" w:cs="Times New Roman"/>
          </w:rPr>
          <w:delText xml:space="preserve"> (Fig. </w:delText>
        </w:r>
      </w:del>
      <w:del w:id="240" w:author="Melanie Frazier" w:date="2017-05-15T09:56:00Z">
        <w:r w:rsidR="003D5FB7" w:rsidRPr="00C9220C" w:rsidDel="00B53B44">
          <w:rPr>
            <w:rFonts w:ascii="Times New Roman" w:hAnsi="Times New Roman" w:cs="Times New Roman"/>
          </w:rPr>
          <w:delText>2A-J</w:delText>
        </w:r>
      </w:del>
      <w:del w:id="241" w:author="Melanie Frazier" w:date="2017-05-15T09:57:00Z">
        <w:r w:rsidR="003D5FB7" w:rsidRPr="00C9220C" w:rsidDel="00B53B44">
          <w:rPr>
            <w:rFonts w:ascii="Times New Roman" w:hAnsi="Times New Roman" w:cs="Times New Roman"/>
          </w:rPr>
          <w:delText xml:space="preserve"> in S1 Results</w:delText>
        </w:r>
        <w:r w:rsidR="00296F69" w:rsidRPr="00C9220C" w:rsidDel="00B53B44">
          <w:rPr>
            <w:rFonts w:ascii="Times New Roman" w:hAnsi="Times New Roman" w:cs="Times New Roman"/>
          </w:rPr>
          <w:delText>)</w:delText>
        </w:r>
      </w:del>
      <w:r w:rsidR="004A7D58" w:rsidRPr="00C9220C">
        <w:rPr>
          <w:rFonts w:ascii="Times New Roman" w:hAnsi="Times New Roman" w:cs="Times New Roman"/>
        </w:rPr>
        <w:t>.</w:t>
      </w:r>
    </w:p>
    <w:p w14:paraId="3BB82249" w14:textId="1EF3FE3D" w:rsidR="004A7D58" w:rsidRPr="00C9220C" w:rsidRDefault="00ED308E">
      <w:pPr>
        <w:ind w:firstLine="720"/>
        <w:rPr>
          <w:rFonts w:ascii="Times New Roman" w:hAnsi="Times New Roman" w:cs="Times New Roman"/>
        </w:rPr>
      </w:pPr>
      <w:r w:rsidRPr="00C9220C">
        <w:rPr>
          <w:rFonts w:ascii="Times New Roman" w:hAnsi="Times New Roman" w:cs="Times New Roman"/>
        </w:rPr>
        <w:t xml:space="preserve">The global score remained unchanged from previous years, although individual </w:t>
      </w:r>
      <w:r w:rsidR="002C31A6" w:rsidRPr="00C9220C">
        <w:rPr>
          <w:rFonts w:ascii="Times New Roman" w:hAnsi="Times New Roman" w:cs="Times New Roman"/>
        </w:rPr>
        <w:t>regions</w:t>
      </w:r>
      <w:r w:rsidRPr="00C9220C">
        <w:rPr>
          <w:rFonts w:ascii="Times New Roman" w:hAnsi="Times New Roman" w:cs="Times New Roman"/>
        </w:rPr>
        <w:t xml:space="preserve"> </w:t>
      </w:r>
      <w:r w:rsidR="00534E24" w:rsidRPr="00C9220C">
        <w:rPr>
          <w:rFonts w:ascii="Times New Roman" w:hAnsi="Times New Roman" w:cs="Times New Roman"/>
        </w:rPr>
        <w:t xml:space="preserve">increased by </w:t>
      </w:r>
      <w:r w:rsidR="00503DEB">
        <w:rPr>
          <w:rFonts w:ascii="Times New Roman" w:hAnsi="Times New Roman" w:cs="Times New Roman"/>
        </w:rPr>
        <w:t>up to</w:t>
      </w:r>
      <w:r w:rsidR="00534E24" w:rsidRPr="00C9220C">
        <w:rPr>
          <w:rFonts w:ascii="Times New Roman" w:hAnsi="Times New Roman" w:cs="Times New Roman"/>
        </w:rPr>
        <w:t xml:space="preserve"> 2.5</w:t>
      </w:r>
      <w:r w:rsidRPr="00C9220C">
        <w:rPr>
          <w:rFonts w:ascii="Times New Roman" w:hAnsi="Times New Roman" w:cs="Times New Roman"/>
        </w:rPr>
        <w:t xml:space="preserve"> points per year (e.g., </w:t>
      </w:r>
      <w:r w:rsidR="00534E24" w:rsidRPr="00C9220C">
        <w:rPr>
          <w:rFonts w:ascii="Times New Roman" w:hAnsi="Times New Roman" w:cs="Times New Roman"/>
        </w:rPr>
        <w:t>Mozambique, Samoa, Solomon Islands</w:t>
      </w:r>
      <w:r w:rsidRPr="00C9220C">
        <w:rPr>
          <w:rFonts w:ascii="Times New Roman" w:hAnsi="Times New Roman" w:cs="Times New Roman"/>
        </w:rPr>
        <w:t xml:space="preserve">) or decreased </w:t>
      </w:r>
      <w:r w:rsidRPr="00503DEB">
        <w:rPr>
          <w:rFonts w:ascii="Times New Roman" w:hAnsi="Times New Roman" w:cs="Times New Roman"/>
        </w:rPr>
        <w:t xml:space="preserve">by as much as </w:t>
      </w:r>
      <w:r w:rsidR="00534E24" w:rsidRPr="00C9220C">
        <w:rPr>
          <w:rFonts w:ascii="Times New Roman" w:hAnsi="Times New Roman" w:cs="Times New Roman"/>
        </w:rPr>
        <w:t>4.</w:t>
      </w:r>
      <w:r w:rsidRPr="00C9220C">
        <w:rPr>
          <w:rFonts w:ascii="Times New Roman" w:hAnsi="Times New Roman" w:cs="Times New Roman"/>
        </w:rPr>
        <w:t xml:space="preserve">5 points per year (e.g., </w:t>
      </w:r>
      <w:r w:rsidR="00FC2B51" w:rsidRPr="00C9220C">
        <w:rPr>
          <w:rFonts w:ascii="Times New Roman" w:hAnsi="Times New Roman" w:cs="Times New Roman"/>
        </w:rPr>
        <w:t>Eritrea -4</w:t>
      </w:r>
      <w:r w:rsidR="00534E24" w:rsidRPr="00C9220C">
        <w:rPr>
          <w:rFonts w:ascii="Times New Roman" w:hAnsi="Times New Roman" w:cs="Times New Roman"/>
        </w:rPr>
        <w:t>.4, Estonia -3</w:t>
      </w:r>
      <w:r w:rsidR="00104420" w:rsidRPr="00C9220C">
        <w:rPr>
          <w:rFonts w:ascii="Times New Roman" w:hAnsi="Times New Roman" w:cs="Times New Roman"/>
        </w:rPr>
        <w:t>; Fig</w:t>
      </w:r>
      <w:del w:id="242" w:author="Melanie Frazier" w:date="2017-05-15T10:55:00Z">
        <w:r w:rsidR="00104420" w:rsidRPr="00C9220C" w:rsidDel="00F3616F">
          <w:rPr>
            <w:rFonts w:ascii="Times New Roman" w:hAnsi="Times New Roman" w:cs="Times New Roman"/>
          </w:rPr>
          <w:delText>.</w:delText>
        </w:r>
      </w:del>
      <w:r w:rsidR="00104420" w:rsidRPr="00C9220C">
        <w:rPr>
          <w:rFonts w:ascii="Times New Roman" w:hAnsi="Times New Roman" w:cs="Times New Roman"/>
        </w:rPr>
        <w:t xml:space="preserve"> 1C</w:t>
      </w:r>
      <w:r w:rsidRPr="00C9220C">
        <w:rPr>
          <w:rFonts w:ascii="Times New Roman" w:hAnsi="Times New Roman" w:cs="Times New Roman"/>
        </w:rPr>
        <w:t>), with a roughly normal distribution of values of per</w:t>
      </w:r>
      <w:r w:rsidR="00104420" w:rsidRPr="00C9220C">
        <w:rPr>
          <w:rFonts w:ascii="Times New Roman" w:hAnsi="Times New Roman" w:cs="Times New Roman"/>
        </w:rPr>
        <w:t>-</w:t>
      </w:r>
      <w:r w:rsidR="002C31A6" w:rsidRPr="00C9220C">
        <w:rPr>
          <w:rFonts w:ascii="Times New Roman" w:hAnsi="Times New Roman" w:cs="Times New Roman"/>
        </w:rPr>
        <w:t>region</w:t>
      </w:r>
      <w:r w:rsidR="00104420" w:rsidRPr="00C9220C">
        <w:rPr>
          <w:rFonts w:ascii="Times New Roman" w:hAnsi="Times New Roman" w:cs="Times New Roman"/>
        </w:rPr>
        <w:t xml:space="preserve"> change (Fig</w:t>
      </w:r>
      <w:del w:id="243" w:author="Melanie Frazier" w:date="2017-05-15T10:55:00Z">
        <w:r w:rsidR="00104420" w:rsidRPr="00C9220C" w:rsidDel="00F3616F">
          <w:rPr>
            <w:rFonts w:ascii="Times New Roman" w:hAnsi="Times New Roman" w:cs="Times New Roman"/>
          </w:rPr>
          <w:delText>.</w:delText>
        </w:r>
      </w:del>
      <w:r w:rsidR="00104420" w:rsidRPr="00C9220C">
        <w:rPr>
          <w:rFonts w:ascii="Times New Roman" w:hAnsi="Times New Roman" w:cs="Times New Roman"/>
        </w:rPr>
        <w:t xml:space="preserve"> 1D</w:t>
      </w:r>
      <w:r w:rsidRPr="00C9220C">
        <w:rPr>
          <w:rFonts w:ascii="Times New Roman" w:hAnsi="Times New Roman" w:cs="Times New Roman"/>
        </w:rPr>
        <w:t>).</w:t>
      </w:r>
      <w:r w:rsidR="005D7467" w:rsidRPr="00C9220C">
        <w:rPr>
          <w:rFonts w:ascii="Times New Roman" w:hAnsi="Times New Roman" w:cs="Times New Roman"/>
        </w:rPr>
        <w:t xml:space="preserve"> Most goal scores changed significantly over the </w:t>
      </w:r>
      <w:r w:rsidR="00FC2B51" w:rsidRPr="00C9220C">
        <w:rPr>
          <w:rFonts w:ascii="Times New Roman" w:hAnsi="Times New Roman" w:cs="Times New Roman"/>
        </w:rPr>
        <w:t>five</w:t>
      </w:r>
      <w:r w:rsidR="00CD380F" w:rsidRPr="00C9220C">
        <w:rPr>
          <w:rFonts w:ascii="Times New Roman" w:hAnsi="Times New Roman" w:cs="Times New Roman"/>
        </w:rPr>
        <w:t>-</w:t>
      </w:r>
      <w:r w:rsidR="005D7467" w:rsidRPr="00C9220C">
        <w:rPr>
          <w:rFonts w:ascii="Times New Roman" w:hAnsi="Times New Roman" w:cs="Times New Roman"/>
        </w:rPr>
        <w:t>year period but with relativel</w:t>
      </w:r>
      <w:r w:rsidR="00104420" w:rsidRPr="00C9220C">
        <w:rPr>
          <w:rFonts w:ascii="Times New Roman" w:hAnsi="Times New Roman" w:cs="Times New Roman"/>
        </w:rPr>
        <w:t>y small absolute changes (Fig</w:t>
      </w:r>
      <w:del w:id="244" w:author="Melanie Frazier" w:date="2017-05-15T10:55:00Z">
        <w:r w:rsidR="00104420" w:rsidRPr="00C9220C" w:rsidDel="00F3616F">
          <w:rPr>
            <w:rFonts w:ascii="Times New Roman" w:hAnsi="Times New Roman" w:cs="Times New Roman"/>
          </w:rPr>
          <w:delText>.</w:delText>
        </w:r>
      </w:del>
      <w:r w:rsidR="00104420" w:rsidRPr="00C9220C">
        <w:rPr>
          <w:rFonts w:ascii="Times New Roman" w:hAnsi="Times New Roman" w:cs="Times New Roman"/>
        </w:rPr>
        <w:t xml:space="preserve"> 2</w:t>
      </w:r>
      <w:r w:rsidR="005D7467" w:rsidRPr="00C9220C">
        <w:rPr>
          <w:rFonts w:ascii="Times New Roman" w:hAnsi="Times New Roman" w:cs="Times New Roman"/>
        </w:rPr>
        <w:t>). The largest increase was for the lasting special places goal (nearly +1 point increase per year</w:t>
      </w:r>
      <w:r w:rsidR="0096223B" w:rsidRPr="00C9220C">
        <w:rPr>
          <w:rFonts w:ascii="Times New Roman" w:hAnsi="Times New Roman" w:cs="Times New Roman"/>
        </w:rPr>
        <w:t>, unweighted</w:t>
      </w:r>
      <w:r w:rsidR="005D7467" w:rsidRPr="00C9220C">
        <w:rPr>
          <w:rFonts w:ascii="Times New Roman" w:hAnsi="Times New Roman" w:cs="Times New Roman"/>
        </w:rPr>
        <w:t>) and the largest decrease was for the natural products goal (nearly -4 point decrease per year</w:t>
      </w:r>
      <w:r w:rsidR="0096223B" w:rsidRPr="00C9220C">
        <w:rPr>
          <w:rFonts w:ascii="Times New Roman" w:hAnsi="Times New Roman" w:cs="Times New Roman"/>
        </w:rPr>
        <w:t>, unweighted</w:t>
      </w:r>
      <w:r w:rsidR="005D7467" w:rsidRPr="00C9220C">
        <w:rPr>
          <w:rFonts w:ascii="Times New Roman" w:hAnsi="Times New Roman" w:cs="Times New Roman"/>
        </w:rPr>
        <w:t xml:space="preserve">). </w:t>
      </w:r>
      <w:r w:rsidR="0096223B" w:rsidRPr="00C9220C">
        <w:rPr>
          <w:rFonts w:ascii="Times New Roman" w:hAnsi="Times New Roman" w:cs="Times New Roman"/>
        </w:rPr>
        <w:t>Natural products, coastal protection, and carbon storage all saw steady declines over the five years</w:t>
      </w:r>
      <w:r w:rsidR="003D5FB7" w:rsidRPr="00C9220C">
        <w:rPr>
          <w:rFonts w:ascii="Times New Roman" w:hAnsi="Times New Roman" w:cs="Times New Roman"/>
        </w:rPr>
        <w:t xml:space="preserve"> (although coastal protection was not significant for the area-weighted average)</w:t>
      </w:r>
      <w:r w:rsidR="0096223B" w:rsidRPr="00C9220C">
        <w:rPr>
          <w:rFonts w:ascii="Times New Roman" w:hAnsi="Times New Roman" w:cs="Times New Roman"/>
        </w:rPr>
        <w:t xml:space="preserve">; lasting special places, fisheries, artisanal fishing opportunities and species biodiversity all </w:t>
      </w:r>
      <w:r w:rsidR="00790B10" w:rsidRPr="00C9220C">
        <w:rPr>
          <w:rFonts w:ascii="Times New Roman" w:hAnsi="Times New Roman" w:cs="Times New Roman"/>
        </w:rPr>
        <w:t xml:space="preserve">saw </w:t>
      </w:r>
      <w:r w:rsidR="0096223B" w:rsidRPr="00C9220C">
        <w:rPr>
          <w:rFonts w:ascii="Times New Roman" w:hAnsi="Times New Roman" w:cs="Times New Roman"/>
        </w:rPr>
        <w:t>steady increases over the five years</w:t>
      </w:r>
      <w:r w:rsidR="003D5FB7" w:rsidRPr="00C9220C">
        <w:rPr>
          <w:rFonts w:ascii="Times New Roman" w:hAnsi="Times New Roman" w:cs="Times New Roman"/>
        </w:rPr>
        <w:t xml:space="preserve"> (although fisheries was not significant for the area-weighted average)</w:t>
      </w:r>
      <w:r w:rsidR="0096223B" w:rsidRPr="00C9220C">
        <w:rPr>
          <w:rFonts w:ascii="Times New Roman" w:hAnsi="Times New Roman" w:cs="Times New Roman"/>
        </w:rPr>
        <w:t>; and the othe</w:t>
      </w:r>
      <w:r w:rsidR="00104420" w:rsidRPr="00C9220C">
        <w:rPr>
          <w:rFonts w:ascii="Times New Roman" w:hAnsi="Times New Roman" w:cs="Times New Roman"/>
        </w:rPr>
        <w:t>r goals varied over time (Fig</w:t>
      </w:r>
      <w:del w:id="245" w:author="Melanie Frazier" w:date="2017-05-15T10:55:00Z">
        <w:r w:rsidR="00104420" w:rsidRPr="00C9220C" w:rsidDel="00F3616F">
          <w:rPr>
            <w:rFonts w:ascii="Times New Roman" w:hAnsi="Times New Roman" w:cs="Times New Roman"/>
          </w:rPr>
          <w:delText>.</w:delText>
        </w:r>
      </w:del>
      <w:r w:rsidR="00104420" w:rsidRPr="00C9220C">
        <w:rPr>
          <w:rFonts w:ascii="Times New Roman" w:hAnsi="Times New Roman" w:cs="Times New Roman"/>
        </w:rPr>
        <w:t xml:space="preserve"> 2</w:t>
      </w:r>
      <w:r w:rsidR="0096223B" w:rsidRPr="00C9220C">
        <w:rPr>
          <w:rFonts w:ascii="Times New Roman" w:hAnsi="Times New Roman" w:cs="Times New Roman"/>
        </w:rPr>
        <w:t>)</w:t>
      </w:r>
      <w:r w:rsidR="0023743F" w:rsidRPr="00C9220C">
        <w:rPr>
          <w:rFonts w:ascii="Times New Roman" w:hAnsi="Times New Roman" w:cs="Times New Roman"/>
        </w:rPr>
        <w:t>.</w:t>
      </w:r>
    </w:p>
    <w:p w14:paraId="57983AA9" w14:textId="5EF6D9A1" w:rsidR="00E623E3" w:rsidRDefault="0023743F" w:rsidP="00C20A71">
      <w:pPr>
        <w:ind w:firstLine="720"/>
        <w:rPr>
          <w:rFonts w:ascii="Times New Roman" w:hAnsi="Times New Roman" w:cs="Times New Roman"/>
        </w:rPr>
      </w:pPr>
      <w:r w:rsidRPr="00C9220C">
        <w:rPr>
          <w:rFonts w:ascii="Times New Roman" w:hAnsi="Times New Roman" w:cs="Times New Roman"/>
        </w:rPr>
        <w:lastRenderedPageBreak/>
        <w:t xml:space="preserve">In general, </w:t>
      </w:r>
      <w:r w:rsidR="002C31A6" w:rsidRPr="00C9220C">
        <w:rPr>
          <w:rFonts w:ascii="Times New Roman" w:hAnsi="Times New Roman" w:cs="Times New Roman"/>
        </w:rPr>
        <w:t>regions</w:t>
      </w:r>
      <w:r w:rsidR="00F41925" w:rsidRPr="00C9220C">
        <w:rPr>
          <w:rFonts w:ascii="Times New Roman" w:hAnsi="Times New Roman" w:cs="Times New Roman"/>
        </w:rPr>
        <w:t xml:space="preserve"> </w:t>
      </w:r>
      <w:r w:rsidRPr="00C9220C">
        <w:rPr>
          <w:rFonts w:ascii="Times New Roman" w:hAnsi="Times New Roman" w:cs="Times New Roman"/>
        </w:rPr>
        <w:t xml:space="preserve">with higher Index scores </w:t>
      </w:r>
      <w:r w:rsidR="0076582D" w:rsidRPr="00C9220C">
        <w:rPr>
          <w:rFonts w:ascii="Times New Roman" w:hAnsi="Times New Roman" w:cs="Times New Roman"/>
        </w:rPr>
        <w:t>in 2016</w:t>
      </w:r>
      <w:r w:rsidR="00B45E7E" w:rsidRPr="00C9220C">
        <w:rPr>
          <w:rFonts w:ascii="Times New Roman" w:hAnsi="Times New Roman" w:cs="Times New Roman"/>
        </w:rPr>
        <w:t xml:space="preserve"> </w:t>
      </w:r>
      <w:r w:rsidRPr="00C9220C">
        <w:rPr>
          <w:rFonts w:ascii="Times New Roman" w:hAnsi="Times New Roman" w:cs="Times New Roman"/>
        </w:rPr>
        <w:t>tended to</w:t>
      </w:r>
      <w:r w:rsidR="00B45E7E" w:rsidRPr="00C9220C">
        <w:rPr>
          <w:rFonts w:ascii="Times New Roman" w:hAnsi="Times New Roman" w:cs="Times New Roman"/>
        </w:rPr>
        <w:t xml:space="preserve"> have</w:t>
      </w:r>
      <w:r w:rsidRPr="00C9220C">
        <w:rPr>
          <w:rFonts w:ascii="Times New Roman" w:hAnsi="Times New Roman" w:cs="Times New Roman"/>
        </w:rPr>
        <w:t xml:space="preserve"> improve</w:t>
      </w:r>
      <w:r w:rsidR="00B45E7E" w:rsidRPr="00C9220C">
        <w:rPr>
          <w:rFonts w:ascii="Times New Roman" w:hAnsi="Times New Roman" w:cs="Times New Roman"/>
        </w:rPr>
        <w:t>d</w:t>
      </w:r>
      <w:r w:rsidRPr="00C9220C">
        <w:rPr>
          <w:rFonts w:ascii="Times New Roman" w:hAnsi="Times New Roman" w:cs="Times New Roman"/>
        </w:rPr>
        <w:t xml:space="preserve"> over time </w:t>
      </w:r>
      <w:r w:rsidR="00E5588A" w:rsidRPr="00C9220C">
        <w:rPr>
          <w:rFonts w:ascii="Times New Roman" w:hAnsi="Times New Roman" w:cs="Times New Roman"/>
        </w:rPr>
        <w:t xml:space="preserve">(i.e., the good get better) </w:t>
      </w:r>
      <w:r w:rsidRPr="00C9220C">
        <w:rPr>
          <w:rFonts w:ascii="Times New Roman" w:hAnsi="Times New Roman" w:cs="Times New Roman"/>
        </w:rPr>
        <w:t xml:space="preserve">and </w:t>
      </w:r>
      <w:r w:rsidR="002C31A6" w:rsidRPr="00C9220C">
        <w:rPr>
          <w:rFonts w:ascii="Times New Roman" w:hAnsi="Times New Roman" w:cs="Times New Roman"/>
        </w:rPr>
        <w:t>regions</w:t>
      </w:r>
      <w:r w:rsidR="00135641" w:rsidRPr="00C9220C">
        <w:rPr>
          <w:rFonts w:ascii="Times New Roman" w:hAnsi="Times New Roman" w:cs="Times New Roman"/>
        </w:rPr>
        <w:t xml:space="preserve"> </w:t>
      </w:r>
      <w:r w:rsidRPr="00C9220C">
        <w:rPr>
          <w:rFonts w:ascii="Times New Roman" w:hAnsi="Times New Roman" w:cs="Times New Roman"/>
        </w:rPr>
        <w:t xml:space="preserve">with lower scores tended to </w:t>
      </w:r>
      <w:r w:rsidR="00B45E7E" w:rsidRPr="00C9220C">
        <w:rPr>
          <w:rFonts w:ascii="Times New Roman" w:hAnsi="Times New Roman" w:cs="Times New Roman"/>
        </w:rPr>
        <w:t xml:space="preserve">have </w:t>
      </w:r>
      <w:r w:rsidRPr="00C9220C">
        <w:rPr>
          <w:rFonts w:ascii="Times New Roman" w:hAnsi="Times New Roman" w:cs="Times New Roman"/>
        </w:rPr>
        <w:t>worse</w:t>
      </w:r>
      <w:r w:rsidR="009B7763" w:rsidRPr="00C9220C">
        <w:rPr>
          <w:rFonts w:ascii="Times New Roman" w:hAnsi="Times New Roman" w:cs="Times New Roman"/>
        </w:rPr>
        <w:t>ned</w:t>
      </w:r>
      <w:r w:rsidR="003D5FB7" w:rsidRPr="00C9220C">
        <w:rPr>
          <w:rFonts w:ascii="Times New Roman" w:hAnsi="Times New Roman" w:cs="Times New Roman"/>
        </w:rPr>
        <w:t xml:space="preserve"> (p&lt;0.001, linear regression model of change per year ~ Index score)</w:t>
      </w:r>
      <w:r w:rsidRPr="00C9220C">
        <w:rPr>
          <w:rFonts w:ascii="Times New Roman" w:hAnsi="Times New Roman" w:cs="Times New Roman"/>
        </w:rPr>
        <w:t>, although there w</w:t>
      </w:r>
      <w:r w:rsidR="00104420" w:rsidRPr="00C9220C">
        <w:rPr>
          <w:rFonts w:ascii="Times New Roman" w:hAnsi="Times New Roman" w:cs="Times New Roman"/>
        </w:rPr>
        <w:t>ere plenty of exceptions (</w:t>
      </w:r>
      <w:r w:rsidR="003D5FB7" w:rsidRPr="00C9220C">
        <w:rPr>
          <w:rFonts w:ascii="Times New Roman" w:hAnsi="Times New Roman" w:cs="Times New Roman"/>
        </w:rPr>
        <w:t>R</w:t>
      </w:r>
      <w:r w:rsidR="003D5FB7" w:rsidRPr="00C9220C">
        <w:rPr>
          <w:rFonts w:ascii="Times New Roman" w:hAnsi="Times New Roman" w:cs="Times New Roman"/>
          <w:vertAlign w:val="superscript"/>
        </w:rPr>
        <w:t>2</w:t>
      </w:r>
      <w:r w:rsidR="003D5FB7" w:rsidRPr="00C9220C">
        <w:rPr>
          <w:rFonts w:ascii="Times New Roman" w:hAnsi="Times New Roman" w:cs="Times New Roman"/>
        </w:rPr>
        <w:t xml:space="preserve"> was only 0.08; </w:t>
      </w:r>
      <w:r w:rsidR="00104420" w:rsidRPr="00C9220C">
        <w:rPr>
          <w:rFonts w:ascii="Times New Roman" w:hAnsi="Times New Roman" w:cs="Times New Roman"/>
        </w:rPr>
        <w:t>Fig</w:t>
      </w:r>
      <w:del w:id="246" w:author="Melanie Frazier" w:date="2017-05-15T10:55:00Z">
        <w:r w:rsidR="00104420" w:rsidRPr="00C9220C" w:rsidDel="00F3616F">
          <w:rPr>
            <w:rFonts w:ascii="Times New Roman" w:hAnsi="Times New Roman" w:cs="Times New Roman"/>
          </w:rPr>
          <w:delText>.</w:delText>
        </w:r>
      </w:del>
      <w:r w:rsidR="00104420" w:rsidRPr="00C9220C">
        <w:rPr>
          <w:rFonts w:ascii="Times New Roman" w:hAnsi="Times New Roman" w:cs="Times New Roman"/>
        </w:rPr>
        <w:t xml:space="preserve"> 3</w:t>
      </w:r>
      <w:r w:rsidRPr="00C9220C">
        <w:rPr>
          <w:rFonts w:ascii="Times New Roman" w:hAnsi="Times New Roman" w:cs="Times New Roman"/>
        </w:rPr>
        <w:t xml:space="preserve">). </w:t>
      </w:r>
      <w:r w:rsidR="00E5588A" w:rsidRPr="00C9220C">
        <w:rPr>
          <w:rFonts w:ascii="Times New Roman" w:hAnsi="Times New Roman" w:cs="Times New Roman"/>
        </w:rPr>
        <w:t xml:space="preserve">Very few </w:t>
      </w:r>
      <w:r w:rsidR="002C31A6" w:rsidRPr="00C9220C">
        <w:rPr>
          <w:rFonts w:ascii="Times New Roman" w:hAnsi="Times New Roman" w:cs="Times New Roman"/>
        </w:rPr>
        <w:t>regions</w:t>
      </w:r>
      <w:r w:rsidR="00E5588A" w:rsidRPr="00C9220C">
        <w:rPr>
          <w:rFonts w:ascii="Times New Roman" w:hAnsi="Times New Roman" w:cs="Times New Roman"/>
        </w:rPr>
        <w:t xml:space="preserve"> started with low scores and improved dramatically or had high scores and declined dramatically. </w:t>
      </w:r>
      <w:r w:rsidR="0076582D" w:rsidRPr="00C9220C">
        <w:rPr>
          <w:rFonts w:ascii="Times New Roman" w:hAnsi="Times New Roman" w:cs="Times New Roman"/>
        </w:rPr>
        <w:t xml:space="preserve">Roughly half of all </w:t>
      </w:r>
      <w:r w:rsidR="002C31A6" w:rsidRPr="00C9220C">
        <w:rPr>
          <w:rFonts w:ascii="Times New Roman" w:hAnsi="Times New Roman" w:cs="Times New Roman"/>
        </w:rPr>
        <w:t>regions</w:t>
      </w:r>
      <w:r w:rsidR="00F41925" w:rsidRPr="00C9220C">
        <w:rPr>
          <w:rFonts w:ascii="Times New Roman" w:hAnsi="Times New Roman" w:cs="Times New Roman"/>
        </w:rPr>
        <w:t xml:space="preserve"> </w:t>
      </w:r>
      <w:r w:rsidR="0076582D" w:rsidRPr="00C9220C">
        <w:rPr>
          <w:rFonts w:ascii="Times New Roman" w:hAnsi="Times New Roman" w:cs="Times New Roman"/>
        </w:rPr>
        <w:t>had scores decl</w:t>
      </w:r>
      <w:r w:rsidR="00C20A71" w:rsidRPr="00C9220C">
        <w:rPr>
          <w:rFonts w:ascii="Times New Roman" w:hAnsi="Times New Roman" w:cs="Times New Roman"/>
        </w:rPr>
        <w:t xml:space="preserve">ine and half </w:t>
      </w:r>
      <w:r w:rsidR="009B7763" w:rsidRPr="00C9220C">
        <w:rPr>
          <w:rFonts w:ascii="Times New Roman" w:hAnsi="Times New Roman" w:cs="Times New Roman"/>
        </w:rPr>
        <w:t xml:space="preserve">had scores </w:t>
      </w:r>
      <w:r w:rsidR="00C20A71" w:rsidRPr="00C9220C">
        <w:rPr>
          <w:rFonts w:ascii="Times New Roman" w:hAnsi="Times New Roman" w:cs="Times New Roman"/>
        </w:rPr>
        <w:t>increase</w:t>
      </w:r>
      <w:r w:rsidR="00104420" w:rsidRPr="00C9220C">
        <w:rPr>
          <w:rFonts w:ascii="Times New Roman" w:hAnsi="Times New Roman" w:cs="Times New Roman"/>
        </w:rPr>
        <w:t xml:space="preserve"> (Fig</w:t>
      </w:r>
      <w:del w:id="247" w:author="Melanie Frazier" w:date="2017-05-15T10:55:00Z">
        <w:r w:rsidR="00104420" w:rsidRPr="00C9220C" w:rsidDel="00F3616F">
          <w:rPr>
            <w:rFonts w:ascii="Times New Roman" w:hAnsi="Times New Roman" w:cs="Times New Roman"/>
          </w:rPr>
          <w:delText>.</w:delText>
        </w:r>
      </w:del>
      <w:r w:rsidR="00104420" w:rsidRPr="00C9220C">
        <w:rPr>
          <w:rFonts w:ascii="Times New Roman" w:hAnsi="Times New Roman" w:cs="Times New Roman"/>
        </w:rPr>
        <w:t xml:space="preserve"> 3</w:t>
      </w:r>
      <w:del w:id="248" w:author="Melanie Frazier" w:date="2017-05-15T10:00:00Z">
        <w:r w:rsidR="0076582D" w:rsidRPr="00C9220C" w:rsidDel="00B53B44">
          <w:rPr>
            <w:rFonts w:ascii="Times New Roman" w:hAnsi="Times New Roman" w:cs="Times New Roman"/>
          </w:rPr>
          <w:delText>, Fig</w:delText>
        </w:r>
        <w:r w:rsidR="003D5FB7" w:rsidRPr="00C9220C" w:rsidDel="00B53B44">
          <w:rPr>
            <w:rFonts w:ascii="Times New Roman" w:hAnsi="Times New Roman" w:cs="Times New Roman"/>
          </w:rPr>
          <w:delText>s</w:delText>
        </w:r>
        <w:r w:rsidR="0076582D" w:rsidRPr="00C9220C" w:rsidDel="00B53B44">
          <w:rPr>
            <w:rFonts w:ascii="Times New Roman" w:hAnsi="Times New Roman" w:cs="Times New Roman"/>
          </w:rPr>
          <w:delText>.</w:delText>
        </w:r>
        <w:r w:rsidR="003D5FB7" w:rsidRPr="00C9220C" w:rsidDel="00B53B44">
          <w:rPr>
            <w:rFonts w:ascii="Times New Roman" w:hAnsi="Times New Roman" w:cs="Times New Roman"/>
          </w:rPr>
          <w:delText xml:space="preserve"> 3,</w:delText>
        </w:r>
        <w:r w:rsidR="00050B61" w:rsidDel="00B53B44">
          <w:rPr>
            <w:rFonts w:ascii="Times New Roman" w:hAnsi="Times New Roman" w:cs="Times New Roman"/>
          </w:rPr>
          <w:delText xml:space="preserve"> </w:delText>
        </w:r>
        <w:r w:rsidR="003D5FB7" w:rsidRPr="00C9220C" w:rsidDel="00B53B44">
          <w:rPr>
            <w:rFonts w:ascii="Times New Roman" w:hAnsi="Times New Roman" w:cs="Times New Roman"/>
          </w:rPr>
          <w:delText>4 in S1 Results</w:delText>
        </w:r>
      </w:del>
      <w:r w:rsidR="0076582D" w:rsidRPr="00C9220C">
        <w:rPr>
          <w:rFonts w:ascii="Times New Roman" w:hAnsi="Times New Roman" w:cs="Times New Roman"/>
        </w:rPr>
        <w:t xml:space="preserve">). Improvements in natural products, sense of place and tourism &amp; recreation drove overall improvement in the </w:t>
      </w:r>
      <w:r w:rsidR="002C31A6" w:rsidRPr="00C9220C">
        <w:rPr>
          <w:rFonts w:ascii="Times New Roman" w:hAnsi="Times New Roman" w:cs="Times New Roman"/>
        </w:rPr>
        <w:t>regions</w:t>
      </w:r>
      <w:r w:rsidR="0007532B">
        <w:rPr>
          <w:rFonts w:ascii="Times New Roman" w:hAnsi="Times New Roman" w:cs="Times New Roman"/>
        </w:rPr>
        <w:t>,</w:t>
      </w:r>
      <w:r w:rsidR="0076582D" w:rsidRPr="00C9220C">
        <w:rPr>
          <w:rFonts w:ascii="Times New Roman" w:hAnsi="Times New Roman" w:cs="Times New Roman"/>
        </w:rPr>
        <w:t xml:space="preserve"> with the highest increase in </w:t>
      </w:r>
      <w:r w:rsidR="00DC790F" w:rsidRPr="00C9220C">
        <w:rPr>
          <w:rFonts w:ascii="Times New Roman" w:hAnsi="Times New Roman" w:cs="Times New Roman"/>
        </w:rPr>
        <w:t xml:space="preserve">overall </w:t>
      </w:r>
      <w:r w:rsidR="0076582D" w:rsidRPr="00C9220C">
        <w:rPr>
          <w:rFonts w:ascii="Times New Roman" w:hAnsi="Times New Roman" w:cs="Times New Roman"/>
        </w:rPr>
        <w:t>Index score, whi</w:t>
      </w:r>
      <w:r w:rsidR="00050B61">
        <w:rPr>
          <w:rFonts w:ascii="Times New Roman" w:hAnsi="Times New Roman" w:cs="Times New Roman"/>
        </w:rPr>
        <w:t>le declines in natural products</w:t>
      </w:r>
      <w:r w:rsidR="0076582D" w:rsidRPr="00C9220C">
        <w:rPr>
          <w:rFonts w:ascii="Times New Roman" w:hAnsi="Times New Roman" w:cs="Times New Roman"/>
        </w:rPr>
        <w:t xml:space="preserve"> and</w:t>
      </w:r>
      <w:r w:rsidR="00050B61">
        <w:rPr>
          <w:rFonts w:ascii="Times New Roman" w:hAnsi="Times New Roman" w:cs="Times New Roman"/>
        </w:rPr>
        <w:t>,</w:t>
      </w:r>
      <w:r w:rsidR="0076582D" w:rsidRPr="00C9220C">
        <w:rPr>
          <w:rFonts w:ascii="Times New Roman" w:hAnsi="Times New Roman" w:cs="Times New Roman"/>
        </w:rPr>
        <w:t xml:space="preserve"> to a lesser degree</w:t>
      </w:r>
      <w:r w:rsidR="00050B61">
        <w:rPr>
          <w:rFonts w:ascii="Times New Roman" w:hAnsi="Times New Roman" w:cs="Times New Roman"/>
        </w:rPr>
        <w:t>, tourism &amp; recreation</w:t>
      </w:r>
      <w:r w:rsidR="0076582D" w:rsidRPr="00C9220C">
        <w:rPr>
          <w:rFonts w:ascii="Times New Roman" w:hAnsi="Times New Roman" w:cs="Times New Roman"/>
        </w:rPr>
        <w:t xml:space="preserve"> </w:t>
      </w:r>
      <w:r w:rsidR="00C20A71" w:rsidRPr="00C9220C">
        <w:rPr>
          <w:rFonts w:ascii="Times New Roman" w:hAnsi="Times New Roman" w:cs="Times New Roman"/>
        </w:rPr>
        <w:t>were</w:t>
      </w:r>
      <w:r w:rsidR="0076582D" w:rsidRPr="00C9220C">
        <w:rPr>
          <w:rFonts w:ascii="Times New Roman" w:hAnsi="Times New Roman" w:cs="Times New Roman"/>
        </w:rPr>
        <w:t xml:space="preserve"> the primary driver</w:t>
      </w:r>
      <w:r w:rsidR="00C20A71" w:rsidRPr="00C9220C">
        <w:rPr>
          <w:rFonts w:ascii="Times New Roman" w:hAnsi="Times New Roman" w:cs="Times New Roman"/>
        </w:rPr>
        <w:t>s</w:t>
      </w:r>
      <w:r w:rsidR="0076582D" w:rsidRPr="00C9220C">
        <w:rPr>
          <w:rFonts w:ascii="Times New Roman" w:hAnsi="Times New Roman" w:cs="Times New Roman"/>
        </w:rPr>
        <w:t xml:space="preserve"> of the greate</w:t>
      </w:r>
      <w:r w:rsidR="00104420" w:rsidRPr="00C9220C">
        <w:rPr>
          <w:rFonts w:ascii="Times New Roman" w:hAnsi="Times New Roman" w:cs="Times New Roman"/>
        </w:rPr>
        <w:t xml:space="preserve">st declines in </w:t>
      </w:r>
      <w:r w:rsidR="002C31A6" w:rsidRPr="00C9220C">
        <w:rPr>
          <w:rFonts w:ascii="Times New Roman" w:hAnsi="Times New Roman" w:cs="Times New Roman"/>
        </w:rPr>
        <w:t>regions</w:t>
      </w:r>
      <w:r w:rsidR="00104420" w:rsidRPr="00C9220C">
        <w:rPr>
          <w:rFonts w:ascii="Times New Roman" w:hAnsi="Times New Roman" w:cs="Times New Roman"/>
        </w:rPr>
        <w:t xml:space="preserve"> (Fig</w:t>
      </w:r>
      <w:del w:id="249" w:author="Melanie Frazier" w:date="2017-05-15T10:55:00Z">
        <w:r w:rsidR="00104420" w:rsidRPr="00C9220C" w:rsidDel="00F3616F">
          <w:rPr>
            <w:rFonts w:ascii="Times New Roman" w:hAnsi="Times New Roman" w:cs="Times New Roman"/>
          </w:rPr>
          <w:delText>.</w:delText>
        </w:r>
      </w:del>
      <w:r w:rsidR="00104420" w:rsidRPr="00C9220C">
        <w:rPr>
          <w:rFonts w:ascii="Times New Roman" w:hAnsi="Times New Roman" w:cs="Times New Roman"/>
        </w:rPr>
        <w:t xml:space="preserve"> 4</w:t>
      </w:r>
      <w:r w:rsidR="003D5FB7" w:rsidRPr="00C9220C">
        <w:rPr>
          <w:rFonts w:ascii="Times New Roman" w:hAnsi="Times New Roman" w:cs="Times New Roman"/>
        </w:rPr>
        <w:t>; Fig</w:t>
      </w:r>
      <w:ins w:id="250" w:author="Melanie Frazier" w:date="2017-05-15T10:03:00Z">
        <w:r w:rsidR="00B53B44">
          <w:rPr>
            <w:rFonts w:ascii="Times New Roman" w:hAnsi="Times New Roman" w:cs="Times New Roman"/>
          </w:rPr>
          <w:t>s</w:t>
        </w:r>
      </w:ins>
      <w:del w:id="251" w:author="Melanie Frazier" w:date="2017-05-15T10:55:00Z">
        <w:r w:rsidR="003D5FB7" w:rsidRPr="00C9220C" w:rsidDel="00F3616F">
          <w:rPr>
            <w:rFonts w:ascii="Times New Roman" w:hAnsi="Times New Roman" w:cs="Times New Roman"/>
          </w:rPr>
          <w:delText>.</w:delText>
        </w:r>
      </w:del>
      <w:r w:rsidR="003D5FB7" w:rsidRPr="00C9220C">
        <w:rPr>
          <w:rFonts w:ascii="Times New Roman" w:hAnsi="Times New Roman" w:cs="Times New Roman"/>
        </w:rPr>
        <w:t xml:space="preserve"> </w:t>
      </w:r>
      <w:ins w:id="252" w:author="Melanie Frazier" w:date="2017-05-15T10:03:00Z">
        <w:r w:rsidR="00B53B44">
          <w:rPr>
            <w:rFonts w:ascii="Times New Roman" w:hAnsi="Times New Roman" w:cs="Times New Roman"/>
          </w:rPr>
          <w:t>D-G</w:t>
        </w:r>
      </w:ins>
      <w:del w:id="253" w:author="Melanie Frazier" w:date="2017-05-15T10:03:00Z">
        <w:r w:rsidR="003D5FB7" w:rsidRPr="00C9220C" w:rsidDel="00B53B44">
          <w:rPr>
            <w:rFonts w:ascii="Times New Roman" w:hAnsi="Times New Roman" w:cs="Times New Roman"/>
          </w:rPr>
          <w:delText>4</w:delText>
        </w:r>
      </w:del>
      <w:r w:rsidR="003D5FB7" w:rsidRPr="00C9220C">
        <w:rPr>
          <w:rFonts w:ascii="Times New Roman" w:hAnsi="Times New Roman" w:cs="Times New Roman"/>
        </w:rPr>
        <w:t xml:space="preserve"> in S1 </w:t>
      </w:r>
      <w:del w:id="254" w:author="Melanie Frazier" w:date="2017-05-15T10:37:00Z">
        <w:r w:rsidR="003D5FB7" w:rsidRPr="00C9220C" w:rsidDel="007515E4">
          <w:rPr>
            <w:rFonts w:ascii="Times New Roman" w:hAnsi="Times New Roman" w:cs="Times New Roman"/>
          </w:rPr>
          <w:delText>Results</w:delText>
        </w:r>
      </w:del>
      <w:ins w:id="255" w:author="Melanie Frazier" w:date="2017-05-15T10:37:00Z">
        <w:r w:rsidR="007515E4">
          <w:rPr>
            <w:rFonts w:ascii="Times New Roman" w:hAnsi="Times New Roman" w:cs="Times New Roman"/>
          </w:rPr>
          <w:t>File</w:t>
        </w:r>
      </w:ins>
      <w:r w:rsidR="0076582D" w:rsidRPr="00C9220C">
        <w:rPr>
          <w:rFonts w:ascii="Times New Roman" w:hAnsi="Times New Roman" w:cs="Times New Roman"/>
        </w:rPr>
        <w:t xml:space="preserve">). </w:t>
      </w:r>
      <w:r w:rsidR="00FC2B51" w:rsidRPr="00C9220C">
        <w:rPr>
          <w:rFonts w:ascii="Times New Roman" w:hAnsi="Times New Roman" w:cs="Times New Roman"/>
        </w:rPr>
        <w:t>Minor</w:t>
      </w:r>
      <w:r w:rsidR="0076582D" w:rsidRPr="00C9220C">
        <w:rPr>
          <w:rFonts w:ascii="Times New Roman" w:hAnsi="Times New Roman" w:cs="Times New Roman"/>
        </w:rPr>
        <w:t xml:space="preserve"> change</w:t>
      </w:r>
      <w:r w:rsidR="00484921" w:rsidRPr="00C9220C">
        <w:rPr>
          <w:rFonts w:ascii="Times New Roman" w:hAnsi="Times New Roman" w:cs="Times New Roman"/>
        </w:rPr>
        <w:t>s</w:t>
      </w:r>
      <w:r w:rsidR="0076582D" w:rsidRPr="00C9220C">
        <w:rPr>
          <w:rFonts w:ascii="Times New Roman" w:hAnsi="Times New Roman" w:cs="Times New Roman"/>
        </w:rPr>
        <w:t xml:space="preserve"> in </w:t>
      </w:r>
      <w:r w:rsidR="002C31A6" w:rsidRPr="00C9220C">
        <w:rPr>
          <w:rFonts w:ascii="Times New Roman" w:hAnsi="Times New Roman" w:cs="Times New Roman"/>
        </w:rPr>
        <w:t>region</w:t>
      </w:r>
      <w:r w:rsidR="00484921" w:rsidRPr="00C9220C">
        <w:rPr>
          <w:rFonts w:ascii="Times New Roman" w:hAnsi="Times New Roman" w:cs="Times New Roman"/>
        </w:rPr>
        <w:t xml:space="preserve">-level </w:t>
      </w:r>
      <w:r w:rsidR="0076582D" w:rsidRPr="00C9220C">
        <w:rPr>
          <w:rFonts w:ascii="Times New Roman" w:hAnsi="Times New Roman" w:cs="Times New Roman"/>
        </w:rPr>
        <w:t>Index score</w:t>
      </w:r>
      <w:r w:rsidR="00484921" w:rsidRPr="00C9220C">
        <w:rPr>
          <w:rFonts w:ascii="Times New Roman" w:hAnsi="Times New Roman" w:cs="Times New Roman"/>
        </w:rPr>
        <w:t>s</w:t>
      </w:r>
      <w:r w:rsidR="0076582D" w:rsidRPr="00C9220C">
        <w:rPr>
          <w:rFonts w:ascii="Times New Roman" w:hAnsi="Times New Roman" w:cs="Times New Roman"/>
        </w:rPr>
        <w:t xml:space="preserve"> </w:t>
      </w:r>
      <w:r w:rsidR="0007532B">
        <w:rPr>
          <w:rFonts w:ascii="Times New Roman" w:hAnsi="Times New Roman" w:cs="Times New Roman"/>
        </w:rPr>
        <w:t>were the result of</w:t>
      </w:r>
      <w:r w:rsidR="0076582D" w:rsidRPr="00C9220C">
        <w:rPr>
          <w:rFonts w:ascii="Times New Roman" w:hAnsi="Times New Roman" w:cs="Times New Roman"/>
        </w:rPr>
        <w:t xml:space="preserve"> a wide range of possible combinations of changes</w:t>
      </w:r>
      <w:r w:rsidR="00C20A71" w:rsidRPr="00C9220C">
        <w:rPr>
          <w:rFonts w:ascii="Times New Roman" w:hAnsi="Times New Roman" w:cs="Times New Roman"/>
        </w:rPr>
        <w:t xml:space="preserve"> in goal scores</w:t>
      </w:r>
      <w:r w:rsidR="0007532B">
        <w:rPr>
          <w:rFonts w:ascii="Times New Roman" w:hAnsi="Times New Roman" w:cs="Times New Roman"/>
        </w:rPr>
        <w:t>.</w:t>
      </w:r>
      <w:r w:rsidR="0076582D" w:rsidRPr="00C9220C">
        <w:rPr>
          <w:rFonts w:ascii="Times New Roman" w:hAnsi="Times New Roman" w:cs="Times New Roman"/>
        </w:rPr>
        <w:t xml:space="preserve"> </w:t>
      </w:r>
      <w:r w:rsidR="0007532B">
        <w:rPr>
          <w:rFonts w:ascii="Times New Roman" w:hAnsi="Times New Roman" w:cs="Times New Roman"/>
        </w:rPr>
        <w:t>F</w:t>
      </w:r>
      <w:r w:rsidR="00484921" w:rsidRPr="00C9220C">
        <w:rPr>
          <w:rFonts w:ascii="Times New Roman" w:hAnsi="Times New Roman" w:cs="Times New Roman"/>
        </w:rPr>
        <w:t>or example</w:t>
      </w:r>
      <w:r w:rsidR="0007532B">
        <w:rPr>
          <w:rFonts w:ascii="Times New Roman" w:hAnsi="Times New Roman" w:cs="Times New Roman"/>
        </w:rPr>
        <w:t>, a</w:t>
      </w:r>
      <w:r w:rsidR="00484921" w:rsidRPr="00C9220C">
        <w:rPr>
          <w:rFonts w:ascii="Times New Roman" w:hAnsi="Times New Roman" w:cs="Times New Roman"/>
        </w:rPr>
        <w:t xml:space="preserve"> </w:t>
      </w:r>
      <w:r w:rsidR="00FC2B51" w:rsidRPr="00C9220C">
        <w:rPr>
          <w:rFonts w:ascii="Times New Roman" w:hAnsi="Times New Roman" w:cs="Times New Roman"/>
        </w:rPr>
        <w:t xml:space="preserve">minimal </w:t>
      </w:r>
      <w:r w:rsidR="0076582D" w:rsidRPr="00C9220C">
        <w:rPr>
          <w:rFonts w:ascii="Times New Roman" w:hAnsi="Times New Roman" w:cs="Times New Roman"/>
        </w:rPr>
        <w:t xml:space="preserve">change in </w:t>
      </w:r>
      <w:r w:rsidR="00E26324" w:rsidRPr="00C9220C">
        <w:rPr>
          <w:rFonts w:ascii="Times New Roman" w:hAnsi="Times New Roman" w:cs="Times New Roman"/>
        </w:rPr>
        <w:t xml:space="preserve">all </w:t>
      </w:r>
      <w:r w:rsidR="0076582D" w:rsidRPr="00C9220C">
        <w:rPr>
          <w:rFonts w:ascii="Times New Roman" w:hAnsi="Times New Roman" w:cs="Times New Roman"/>
        </w:rPr>
        <w:t>goal</w:t>
      </w:r>
      <w:r w:rsidR="00E26324" w:rsidRPr="00C9220C">
        <w:rPr>
          <w:rFonts w:ascii="Times New Roman" w:hAnsi="Times New Roman" w:cs="Times New Roman"/>
        </w:rPr>
        <w:t>s</w:t>
      </w:r>
      <w:r w:rsidR="0076582D" w:rsidRPr="00C9220C">
        <w:rPr>
          <w:rFonts w:ascii="Times New Roman" w:hAnsi="Times New Roman" w:cs="Times New Roman"/>
        </w:rPr>
        <w:t xml:space="preserve"> </w:t>
      </w:r>
      <w:r w:rsidR="0007532B">
        <w:rPr>
          <w:rFonts w:ascii="Times New Roman" w:hAnsi="Times New Roman" w:cs="Times New Roman"/>
        </w:rPr>
        <w:t>or</w:t>
      </w:r>
      <w:r w:rsidR="0007532B" w:rsidRPr="00C9220C">
        <w:rPr>
          <w:rFonts w:ascii="Times New Roman" w:hAnsi="Times New Roman" w:cs="Times New Roman"/>
        </w:rPr>
        <w:t xml:space="preserve"> </w:t>
      </w:r>
      <w:r w:rsidR="0076582D" w:rsidRPr="00C9220C">
        <w:rPr>
          <w:rFonts w:ascii="Times New Roman" w:hAnsi="Times New Roman" w:cs="Times New Roman"/>
        </w:rPr>
        <w:t xml:space="preserve">large changes (but in opposite directions) of </w:t>
      </w:r>
      <w:r w:rsidR="00E26324" w:rsidRPr="00C9220C">
        <w:rPr>
          <w:rFonts w:ascii="Times New Roman" w:hAnsi="Times New Roman" w:cs="Times New Roman"/>
        </w:rPr>
        <w:t xml:space="preserve">two or </w:t>
      </w:r>
      <w:r w:rsidR="0076582D" w:rsidRPr="00C9220C">
        <w:rPr>
          <w:rFonts w:ascii="Times New Roman" w:hAnsi="Times New Roman" w:cs="Times New Roman"/>
        </w:rPr>
        <w:t>m</w:t>
      </w:r>
      <w:r w:rsidR="00E26324" w:rsidRPr="00C9220C">
        <w:rPr>
          <w:rFonts w:ascii="Times New Roman" w:hAnsi="Times New Roman" w:cs="Times New Roman"/>
        </w:rPr>
        <w:t>ore</w:t>
      </w:r>
      <w:r w:rsidR="00104420" w:rsidRPr="00C9220C">
        <w:rPr>
          <w:rFonts w:ascii="Times New Roman" w:hAnsi="Times New Roman" w:cs="Times New Roman"/>
        </w:rPr>
        <w:t xml:space="preserve"> goals (Fig</w:t>
      </w:r>
      <w:del w:id="256" w:author="Melanie Frazier" w:date="2017-05-15T10:55:00Z">
        <w:r w:rsidR="00104420" w:rsidRPr="00C9220C" w:rsidDel="00F3616F">
          <w:rPr>
            <w:rFonts w:ascii="Times New Roman" w:hAnsi="Times New Roman" w:cs="Times New Roman"/>
          </w:rPr>
          <w:delText>.</w:delText>
        </w:r>
      </w:del>
      <w:r w:rsidR="00104420" w:rsidRPr="00C9220C">
        <w:rPr>
          <w:rFonts w:ascii="Times New Roman" w:hAnsi="Times New Roman" w:cs="Times New Roman"/>
        </w:rPr>
        <w:t xml:space="preserve"> 4</w:t>
      </w:r>
      <w:r w:rsidR="0076582D" w:rsidRPr="00C9220C">
        <w:rPr>
          <w:rFonts w:ascii="Times New Roman" w:hAnsi="Times New Roman" w:cs="Times New Roman"/>
        </w:rPr>
        <w:t xml:space="preserve">, </w:t>
      </w:r>
      <w:r w:rsidR="003D5FB7" w:rsidRPr="00C9220C">
        <w:rPr>
          <w:rFonts w:ascii="Times New Roman" w:hAnsi="Times New Roman" w:cs="Times New Roman"/>
        </w:rPr>
        <w:t>Fig</w:t>
      </w:r>
      <w:del w:id="257" w:author="Melanie Frazier" w:date="2017-05-15T10:55:00Z">
        <w:r w:rsidR="003D5FB7" w:rsidRPr="00C9220C" w:rsidDel="00F3616F">
          <w:rPr>
            <w:rFonts w:ascii="Times New Roman" w:hAnsi="Times New Roman" w:cs="Times New Roman"/>
          </w:rPr>
          <w:delText>.</w:delText>
        </w:r>
      </w:del>
      <w:r w:rsidR="003D5FB7" w:rsidRPr="00C9220C">
        <w:rPr>
          <w:rFonts w:ascii="Times New Roman" w:hAnsi="Times New Roman" w:cs="Times New Roman"/>
        </w:rPr>
        <w:t xml:space="preserve"> </w:t>
      </w:r>
      <w:del w:id="258" w:author="Melanie Frazier" w:date="2017-05-15T10:04:00Z">
        <w:r w:rsidR="003D5FB7" w:rsidRPr="00C9220C" w:rsidDel="00B53B44">
          <w:rPr>
            <w:rFonts w:ascii="Times New Roman" w:hAnsi="Times New Roman" w:cs="Times New Roman"/>
          </w:rPr>
          <w:delText xml:space="preserve">4 </w:delText>
        </w:r>
      </w:del>
      <w:ins w:id="259" w:author="Melanie Frazier" w:date="2017-05-15T10:04:00Z">
        <w:r w:rsidR="00B53B44">
          <w:rPr>
            <w:rFonts w:ascii="Times New Roman" w:hAnsi="Times New Roman" w:cs="Times New Roman"/>
          </w:rPr>
          <w:t>G</w:t>
        </w:r>
        <w:r w:rsidR="00B53B44" w:rsidRPr="00C9220C">
          <w:rPr>
            <w:rFonts w:ascii="Times New Roman" w:hAnsi="Times New Roman" w:cs="Times New Roman"/>
          </w:rPr>
          <w:t xml:space="preserve"> </w:t>
        </w:r>
      </w:ins>
      <w:r w:rsidR="003D5FB7" w:rsidRPr="00C9220C">
        <w:rPr>
          <w:rFonts w:ascii="Times New Roman" w:hAnsi="Times New Roman" w:cs="Times New Roman"/>
        </w:rPr>
        <w:t xml:space="preserve">in S1 </w:t>
      </w:r>
      <w:del w:id="260" w:author="Melanie Frazier" w:date="2017-05-15T10:37:00Z">
        <w:r w:rsidR="003D5FB7" w:rsidRPr="00C9220C" w:rsidDel="007515E4">
          <w:rPr>
            <w:rFonts w:ascii="Times New Roman" w:hAnsi="Times New Roman" w:cs="Times New Roman"/>
          </w:rPr>
          <w:delText>Results</w:delText>
        </w:r>
      </w:del>
      <w:ins w:id="261" w:author="Melanie Frazier" w:date="2017-05-15T10:37:00Z">
        <w:r w:rsidR="007515E4">
          <w:rPr>
            <w:rFonts w:ascii="Times New Roman" w:hAnsi="Times New Roman" w:cs="Times New Roman"/>
          </w:rPr>
          <w:t>File</w:t>
        </w:r>
      </w:ins>
      <w:r w:rsidR="0076582D" w:rsidRPr="00C9220C">
        <w:rPr>
          <w:rFonts w:ascii="Times New Roman" w:hAnsi="Times New Roman" w:cs="Times New Roman"/>
        </w:rPr>
        <w:t>)</w:t>
      </w:r>
      <w:r w:rsidR="0007532B">
        <w:rPr>
          <w:rFonts w:ascii="Times New Roman" w:hAnsi="Times New Roman" w:cs="Times New Roman"/>
        </w:rPr>
        <w:t xml:space="preserve"> could </w:t>
      </w:r>
      <w:r w:rsidR="00764DBF">
        <w:rPr>
          <w:rFonts w:ascii="Times New Roman" w:hAnsi="Times New Roman" w:cs="Times New Roman"/>
        </w:rPr>
        <w:t>both</w:t>
      </w:r>
      <w:r w:rsidR="0007532B">
        <w:rPr>
          <w:rFonts w:ascii="Times New Roman" w:hAnsi="Times New Roman" w:cs="Times New Roman"/>
        </w:rPr>
        <w:t xml:space="preserve"> </w:t>
      </w:r>
      <w:r w:rsidR="00764DBF">
        <w:rPr>
          <w:rFonts w:ascii="Times New Roman" w:hAnsi="Times New Roman" w:cs="Times New Roman"/>
        </w:rPr>
        <w:t>lead to only a minor change in a region’s overall score</w:t>
      </w:r>
      <w:r w:rsidR="0076582D" w:rsidRPr="00C9220C">
        <w:rPr>
          <w:rFonts w:ascii="Times New Roman" w:hAnsi="Times New Roman" w:cs="Times New Roman"/>
        </w:rPr>
        <w:t>.</w:t>
      </w:r>
    </w:p>
    <w:p w14:paraId="6137F6AB" w14:textId="77777777" w:rsidR="00597F06" w:rsidRPr="000B7C69" w:rsidRDefault="00597F06" w:rsidP="00AB1423">
      <w:pPr>
        <w:rPr>
          <w:rFonts w:ascii="Times New Roman" w:hAnsi="Times New Roman" w:cs="Times New Roman"/>
        </w:rPr>
      </w:pPr>
    </w:p>
    <w:p w14:paraId="060F3D4A" w14:textId="785B8EC6" w:rsidR="00E623E3" w:rsidRPr="008D5A5B" w:rsidRDefault="00E623E3" w:rsidP="00E26324">
      <w:pPr>
        <w:outlineLvl w:val="0"/>
        <w:rPr>
          <w:rFonts w:ascii="Times New Roman" w:hAnsi="Times New Roman" w:cs="Times New Roman"/>
          <w:b/>
          <w:sz w:val="32"/>
          <w:szCs w:val="32"/>
          <w:rPrChange w:id="262" w:author="Melanie Frazier" w:date="2017-05-15T12:22:00Z">
            <w:rPr>
              <w:rFonts w:ascii="Times New Roman" w:hAnsi="Times New Roman" w:cs="Times New Roman"/>
              <w:b/>
              <w:i/>
            </w:rPr>
          </w:rPrChange>
        </w:rPr>
      </w:pPr>
      <w:r w:rsidRPr="008D5A5B">
        <w:rPr>
          <w:rFonts w:ascii="Times New Roman" w:hAnsi="Times New Roman" w:cs="Times New Roman"/>
          <w:b/>
          <w:sz w:val="32"/>
          <w:szCs w:val="32"/>
          <w:rPrChange w:id="263" w:author="Melanie Frazier" w:date="2017-05-15T12:22:00Z">
            <w:rPr>
              <w:rFonts w:ascii="Times New Roman" w:hAnsi="Times New Roman" w:cs="Times New Roman"/>
              <w:b/>
              <w:i/>
            </w:rPr>
          </w:rPrChange>
        </w:rPr>
        <w:t xml:space="preserve">OHI </w:t>
      </w:r>
      <w:r w:rsidR="00461C6B" w:rsidRPr="008D5A5B">
        <w:rPr>
          <w:rFonts w:ascii="Times New Roman" w:hAnsi="Times New Roman" w:cs="Times New Roman"/>
          <w:b/>
          <w:sz w:val="32"/>
          <w:szCs w:val="32"/>
          <w:rPrChange w:id="264" w:author="Melanie Frazier" w:date="2017-05-15T12:22:00Z">
            <w:rPr>
              <w:rFonts w:ascii="Times New Roman" w:hAnsi="Times New Roman" w:cs="Times New Roman"/>
              <w:b/>
              <w:i/>
            </w:rPr>
          </w:rPrChange>
        </w:rPr>
        <w:t>as an indicator</w:t>
      </w:r>
    </w:p>
    <w:p w14:paraId="579C5281" w14:textId="77777777" w:rsidR="008D5A5B" w:rsidRDefault="008D5A5B" w:rsidP="00AB1423">
      <w:pPr>
        <w:rPr>
          <w:ins w:id="265" w:author="Melanie Frazier" w:date="2017-05-15T12:22:00Z"/>
          <w:rFonts w:ascii="Times New Roman" w:hAnsi="Times New Roman" w:cs="Times New Roman"/>
          <w:b/>
          <w:i/>
        </w:rPr>
      </w:pPr>
    </w:p>
    <w:p w14:paraId="5949FCA9" w14:textId="1D7D5056" w:rsidR="00E83625" w:rsidRDefault="00E83625" w:rsidP="00AB1423">
      <w:pPr>
        <w:rPr>
          <w:rFonts w:ascii="Times New Roman" w:hAnsi="Times New Roman" w:cs="Times New Roman"/>
        </w:rPr>
      </w:pPr>
      <w:r>
        <w:rPr>
          <w:rFonts w:ascii="Times New Roman" w:hAnsi="Times New Roman" w:cs="Times New Roman"/>
          <w:b/>
          <w:i/>
        </w:rPr>
        <w:tab/>
      </w:r>
      <w:r>
        <w:rPr>
          <w:rFonts w:ascii="Times New Roman" w:hAnsi="Times New Roman" w:cs="Times New Roman"/>
        </w:rPr>
        <w:t>Results were variable for how well different components of scores in 2012 predicted current status in 2016. Overall, there was a strong, highly significant relationship between overall</w:t>
      </w:r>
      <w:r w:rsidR="008B524B">
        <w:rPr>
          <w:rFonts w:ascii="Times New Roman" w:hAnsi="Times New Roman" w:cs="Times New Roman"/>
        </w:rPr>
        <w:t xml:space="preserve"> scores in 2012 and 2016 (Fig</w:t>
      </w:r>
      <w:del w:id="266" w:author="Melanie Frazier" w:date="2017-05-15T10:55:00Z">
        <w:r w:rsidR="008B524B" w:rsidDel="00F3616F">
          <w:rPr>
            <w:rFonts w:ascii="Times New Roman" w:hAnsi="Times New Roman" w:cs="Times New Roman"/>
          </w:rPr>
          <w:delText>.</w:delText>
        </w:r>
      </w:del>
      <w:r w:rsidR="008B524B">
        <w:rPr>
          <w:rFonts w:ascii="Times New Roman" w:hAnsi="Times New Roman" w:cs="Times New Roman"/>
        </w:rPr>
        <w:t xml:space="preserve"> 5</w:t>
      </w:r>
      <w:r>
        <w:rPr>
          <w:rFonts w:ascii="Times New Roman" w:hAnsi="Times New Roman" w:cs="Times New Roman"/>
        </w:rPr>
        <w:t>A</w:t>
      </w:r>
      <w:r w:rsidR="003411E6">
        <w:rPr>
          <w:rFonts w:ascii="Times New Roman" w:hAnsi="Times New Roman" w:cs="Times New Roman"/>
        </w:rPr>
        <w:t>; linear regression model, p &lt; 0.001, R</w:t>
      </w:r>
      <w:r w:rsidR="003411E6" w:rsidRPr="00440F38">
        <w:rPr>
          <w:rFonts w:ascii="Times New Roman" w:hAnsi="Times New Roman" w:cs="Times New Roman"/>
          <w:vertAlign w:val="superscript"/>
        </w:rPr>
        <w:t>2</w:t>
      </w:r>
      <w:r w:rsidR="003411E6">
        <w:rPr>
          <w:rFonts w:ascii="Times New Roman" w:hAnsi="Times New Roman" w:cs="Times New Roman"/>
        </w:rPr>
        <w:t xml:space="preserve"> = 0.79</w:t>
      </w:r>
      <w:r>
        <w:rPr>
          <w:rFonts w:ascii="Times New Roman" w:hAnsi="Times New Roman" w:cs="Times New Roman"/>
        </w:rPr>
        <w:t>)</w:t>
      </w:r>
      <w:r w:rsidR="00484921">
        <w:rPr>
          <w:rFonts w:ascii="Times New Roman" w:hAnsi="Times New Roman" w:cs="Times New Roman"/>
        </w:rPr>
        <w:t>. I</w:t>
      </w:r>
      <w:r>
        <w:rPr>
          <w:rFonts w:ascii="Times New Roman" w:hAnsi="Times New Roman" w:cs="Times New Roman"/>
        </w:rPr>
        <w:t>n other words</w:t>
      </w:r>
      <w:r w:rsidR="00484921">
        <w:rPr>
          <w:rFonts w:ascii="Times New Roman" w:hAnsi="Times New Roman" w:cs="Times New Roman"/>
        </w:rPr>
        <w:t>,</w:t>
      </w:r>
      <w:r>
        <w:rPr>
          <w:rFonts w:ascii="Times New Roman" w:hAnsi="Times New Roman" w:cs="Times New Roman"/>
        </w:rPr>
        <w:t xml:space="preserve"> past scores are a really good predictor of future scores. This makes sense as overall Index scores are not expected to change much from year to year. The few exceptions (</w:t>
      </w:r>
      <w:r w:rsidR="003411E6">
        <w:rPr>
          <w:rFonts w:ascii="Times New Roman" w:hAnsi="Times New Roman" w:cs="Times New Roman"/>
        </w:rPr>
        <w:t>South Georgia and the South Sandwich Islands, Glorioso Islands and Samoa had score changes ≥ 10 points; and Estonia, Finland, Saudi Arabia, Equatorial Guinea, and Eritrea had changes ≤ -10 points)</w:t>
      </w:r>
      <w:r>
        <w:rPr>
          <w:rFonts w:ascii="Times New Roman" w:hAnsi="Times New Roman" w:cs="Times New Roman"/>
        </w:rPr>
        <w:t xml:space="preserve"> resulted from very large changes in a few goals (see results described above). The relationship </w:t>
      </w:r>
      <w:r w:rsidR="003411E6">
        <w:rPr>
          <w:rFonts w:ascii="Times New Roman" w:hAnsi="Times New Roman" w:cs="Times New Roman"/>
        </w:rPr>
        <w:t>between the ‘likely future status</w:t>
      </w:r>
      <w:r>
        <w:rPr>
          <w:rFonts w:ascii="Times New Roman" w:hAnsi="Times New Roman" w:cs="Times New Roman"/>
        </w:rPr>
        <w:t xml:space="preserve">’ in 2012 and </w:t>
      </w:r>
      <w:r w:rsidR="004B06E0">
        <w:rPr>
          <w:rFonts w:ascii="Times New Roman" w:hAnsi="Times New Roman" w:cs="Times New Roman"/>
        </w:rPr>
        <w:t>‘</w:t>
      </w:r>
      <w:r>
        <w:rPr>
          <w:rFonts w:ascii="Times New Roman" w:hAnsi="Times New Roman" w:cs="Times New Roman"/>
        </w:rPr>
        <w:t>current status</w:t>
      </w:r>
      <w:r w:rsidR="004B06E0">
        <w:rPr>
          <w:rFonts w:ascii="Times New Roman" w:hAnsi="Times New Roman" w:cs="Times New Roman"/>
        </w:rPr>
        <w:t>’</w:t>
      </w:r>
      <w:r>
        <w:rPr>
          <w:rFonts w:ascii="Times New Roman" w:hAnsi="Times New Roman" w:cs="Times New Roman"/>
        </w:rPr>
        <w:t xml:space="preserve"> in 2016 was still strong and highly significant (</w:t>
      </w:r>
      <w:r w:rsidR="008B524B">
        <w:rPr>
          <w:rFonts w:ascii="Times New Roman" w:hAnsi="Times New Roman" w:cs="Times New Roman"/>
        </w:rPr>
        <w:t>Fig</w:t>
      </w:r>
      <w:del w:id="267" w:author="Melanie Frazier" w:date="2017-05-15T10:55:00Z">
        <w:r w:rsidR="008B524B" w:rsidDel="00F3616F">
          <w:rPr>
            <w:rFonts w:ascii="Times New Roman" w:hAnsi="Times New Roman" w:cs="Times New Roman"/>
          </w:rPr>
          <w:delText>.</w:delText>
        </w:r>
      </w:del>
      <w:r w:rsidR="008B524B">
        <w:rPr>
          <w:rFonts w:ascii="Times New Roman" w:hAnsi="Times New Roman" w:cs="Times New Roman"/>
        </w:rPr>
        <w:t xml:space="preserve"> 5</w:t>
      </w:r>
      <w:r>
        <w:rPr>
          <w:rFonts w:ascii="Times New Roman" w:hAnsi="Times New Roman" w:cs="Times New Roman"/>
        </w:rPr>
        <w:t>B</w:t>
      </w:r>
      <w:r w:rsidR="003411E6">
        <w:rPr>
          <w:rFonts w:ascii="Times New Roman" w:hAnsi="Times New Roman" w:cs="Times New Roman"/>
        </w:rPr>
        <w:t>; linear regression model, p &lt; 0.001, R</w:t>
      </w:r>
      <w:r w:rsidR="003411E6" w:rsidRPr="00440F38">
        <w:rPr>
          <w:rFonts w:ascii="Times New Roman" w:hAnsi="Times New Roman" w:cs="Times New Roman"/>
          <w:vertAlign w:val="superscript"/>
        </w:rPr>
        <w:t>2</w:t>
      </w:r>
      <w:r w:rsidR="003411E6">
        <w:rPr>
          <w:rFonts w:ascii="Times New Roman" w:hAnsi="Times New Roman" w:cs="Times New Roman"/>
        </w:rPr>
        <w:t xml:space="preserve"> = 0.70</w:t>
      </w:r>
      <w:r>
        <w:rPr>
          <w:rFonts w:ascii="Times New Roman" w:hAnsi="Times New Roman" w:cs="Times New Roman"/>
        </w:rPr>
        <w:t>)</w:t>
      </w:r>
      <w:r w:rsidR="007F7263">
        <w:rPr>
          <w:rFonts w:ascii="Times New Roman" w:hAnsi="Times New Roman" w:cs="Times New Roman"/>
        </w:rPr>
        <w:t>,</w:t>
      </w:r>
      <w:r>
        <w:rPr>
          <w:rFonts w:ascii="Times New Roman" w:hAnsi="Times New Roman" w:cs="Times New Roman"/>
        </w:rPr>
        <w:t xml:space="preserve"> but weaker than the relationship between the overall scores, indicating that inclu</w:t>
      </w:r>
      <w:r w:rsidR="009773A5">
        <w:rPr>
          <w:rFonts w:ascii="Times New Roman" w:hAnsi="Times New Roman" w:cs="Times New Roman"/>
        </w:rPr>
        <w:t>sion of the ‘likely future status</w:t>
      </w:r>
      <w:r>
        <w:rPr>
          <w:rFonts w:ascii="Times New Roman" w:hAnsi="Times New Roman" w:cs="Times New Roman"/>
        </w:rPr>
        <w:t xml:space="preserve">’ reduces predictability. </w:t>
      </w:r>
      <w:r w:rsidR="006A69B1">
        <w:rPr>
          <w:rFonts w:ascii="Times New Roman" w:hAnsi="Times New Roman" w:cs="Times New Roman"/>
        </w:rPr>
        <w:t>Higher-scoring regions tended to have overly optimistic predicted status (</w:t>
      </w:r>
      <w:r w:rsidR="00FC0C6B">
        <w:rPr>
          <w:rFonts w:ascii="Times New Roman" w:hAnsi="Times New Roman" w:cs="Times New Roman"/>
        </w:rPr>
        <w:t xml:space="preserve">points below the </w:t>
      </w:r>
      <w:r w:rsidR="003411E6">
        <w:rPr>
          <w:rFonts w:ascii="Times New Roman" w:hAnsi="Times New Roman" w:cs="Times New Roman"/>
        </w:rPr>
        <w:t xml:space="preserve">red </w:t>
      </w:r>
      <w:r w:rsidR="00FC0C6B">
        <w:rPr>
          <w:rFonts w:ascii="Times New Roman" w:hAnsi="Times New Roman" w:cs="Times New Roman"/>
        </w:rPr>
        <w:t>1:1 line, Fig</w:t>
      </w:r>
      <w:del w:id="268" w:author="Melanie Frazier" w:date="2017-05-15T10:55:00Z">
        <w:r w:rsidR="00FC0C6B" w:rsidDel="00F3616F">
          <w:rPr>
            <w:rFonts w:ascii="Times New Roman" w:hAnsi="Times New Roman" w:cs="Times New Roman"/>
          </w:rPr>
          <w:delText>.</w:delText>
        </w:r>
      </w:del>
      <w:r w:rsidR="00FC0C6B">
        <w:rPr>
          <w:rFonts w:ascii="Times New Roman" w:hAnsi="Times New Roman" w:cs="Times New Roman"/>
        </w:rPr>
        <w:t xml:space="preserve"> 5B)</w:t>
      </w:r>
      <w:r w:rsidR="006A69B1">
        <w:rPr>
          <w:rFonts w:ascii="Times New Roman" w:hAnsi="Times New Roman" w:cs="Times New Roman"/>
        </w:rPr>
        <w:t xml:space="preserve">, whereas lower scoring regions tended to underestimate future </w:t>
      </w:r>
      <w:r w:rsidR="009773A5">
        <w:rPr>
          <w:rFonts w:ascii="Times New Roman" w:hAnsi="Times New Roman" w:cs="Times New Roman"/>
        </w:rPr>
        <w:t>status</w:t>
      </w:r>
      <w:r w:rsidR="006A69B1">
        <w:rPr>
          <w:rFonts w:ascii="Times New Roman" w:hAnsi="Times New Roman" w:cs="Times New Roman"/>
        </w:rPr>
        <w:t xml:space="preserve"> (</w:t>
      </w:r>
      <w:r w:rsidR="00FC0C6B">
        <w:rPr>
          <w:rFonts w:ascii="Times New Roman" w:hAnsi="Times New Roman" w:cs="Times New Roman"/>
        </w:rPr>
        <w:t xml:space="preserve">points above the </w:t>
      </w:r>
      <w:r w:rsidR="003411E6">
        <w:rPr>
          <w:rFonts w:ascii="Times New Roman" w:hAnsi="Times New Roman" w:cs="Times New Roman"/>
        </w:rPr>
        <w:t xml:space="preserve">red </w:t>
      </w:r>
      <w:r w:rsidR="00FC0C6B">
        <w:rPr>
          <w:rFonts w:ascii="Times New Roman" w:hAnsi="Times New Roman" w:cs="Times New Roman"/>
        </w:rPr>
        <w:t xml:space="preserve">1:1 line, </w:t>
      </w:r>
      <w:r w:rsidR="006A69B1">
        <w:rPr>
          <w:rFonts w:ascii="Times New Roman" w:hAnsi="Times New Roman" w:cs="Times New Roman"/>
        </w:rPr>
        <w:t>Fig</w:t>
      </w:r>
      <w:del w:id="269" w:author="Melanie Frazier" w:date="2017-05-15T10:56:00Z">
        <w:r w:rsidR="006A69B1" w:rsidDel="00F3616F">
          <w:rPr>
            <w:rFonts w:ascii="Times New Roman" w:hAnsi="Times New Roman" w:cs="Times New Roman"/>
          </w:rPr>
          <w:delText>.</w:delText>
        </w:r>
      </w:del>
      <w:r w:rsidR="006A69B1">
        <w:rPr>
          <w:rFonts w:ascii="Times New Roman" w:hAnsi="Times New Roman" w:cs="Times New Roman"/>
        </w:rPr>
        <w:t xml:space="preserve"> 5B). </w:t>
      </w:r>
      <w:r>
        <w:rPr>
          <w:rFonts w:ascii="Times New Roman" w:hAnsi="Times New Roman" w:cs="Times New Roman"/>
        </w:rPr>
        <w:t xml:space="preserve">To directly address the ability of </w:t>
      </w:r>
      <w:r w:rsidR="004B06E0">
        <w:rPr>
          <w:rFonts w:ascii="Times New Roman" w:hAnsi="Times New Roman" w:cs="Times New Roman"/>
        </w:rPr>
        <w:t>‘</w:t>
      </w:r>
      <w:r w:rsidR="003411E6">
        <w:rPr>
          <w:rFonts w:ascii="Times New Roman" w:hAnsi="Times New Roman" w:cs="Times New Roman"/>
        </w:rPr>
        <w:t>likely future status</w:t>
      </w:r>
      <w:r w:rsidR="004B06E0">
        <w:rPr>
          <w:rFonts w:ascii="Times New Roman" w:hAnsi="Times New Roman" w:cs="Times New Roman"/>
        </w:rPr>
        <w:t>’</w:t>
      </w:r>
      <w:r>
        <w:rPr>
          <w:rFonts w:ascii="Times New Roman" w:hAnsi="Times New Roman" w:cs="Times New Roman"/>
        </w:rPr>
        <w:t xml:space="preserve"> to predict </w:t>
      </w:r>
      <w:r w:rsidR="009773A5">
        <w:rPr>
          <w:rFonts w:ascii="Times New Roman" w:hAnsi="Times New Roman" w:cs="Times New Roman"/>
        </w:rPr>
        <w:t>realized future ‘current status’</w:t>
      </w:r>
      <w:r>
        <w:rPr>
          <w:rFonts w:ascii="Times New Roman" w:hAnsi="Times New Roman" w:cs="Times New Roman"/>
        </w:rPr>
        <w:t xml:space="preserve">, we compared predicted changes to observed changes (see Methods above) and found a </w:t>
      </w:r>
      <w:r w:rsidR="003411E6">
        <w:rPr>
          <w:rFonts w:ascii="Times New Roman" w:hAnsi="Times New Roman" w:cs="Times New Roman"/>
        </w:rPr>
        <w:t>non-significant,</w:t>
      </w:r>
      <w:r>
        <w:rPr>
          <w:rFonts w:ascii="Times New Roman" w:hAnsi="Times New Roman" w:cs="Times New Roman"/>
        </w:rPr>
        <w:t xml:space="preserve"> weak relationship (</w:t>
      </w:r>
      <w:r w:rsidR="008B524B">
        <w:rPr>
          <w:rFonts w:ascii="Times New Roman" w:hAnsi="Times New Roman" w:cs="Times New Roman"/>
        </w:rPr>
        <w:t>Fig</w:t>
      </w:r>
      <w:del w:id="270" w:author="Melanie Frazier" w:date="2017-05-15T10:56:00Z">
        <w:r w:rsidR="008B524B" w:rsidDel="00F3616F">
          <w:rPr>
            <w:rFonts w:ascii="Times New Roman" w:hAnsi="Times New Roman" w:cs="Times New Roman"/>
          </w:rPr>
          <w:delText>.</w:delText>
        </w:r>
      </w:del>
      <w:r w:rsidR="008B524B">
        <w:rPr>
          <w:rFonts w:ascii="Times New Roman" w:hAnsi="Times New Roman" w:cs="Times New Roman"/>
        </w:rPr>
        <w:t xml:space="preserve"> 5</w:t>
      </w:r>
      <w:r>
        <w:rPr>
          <w:rFonts w:ascii="Times New Roman" w:hAnsi="Times New Roman" w:cs="Times New Roman"/>
        </w:rPr>
        <w:t>C</w:t>
      </w:r>
      <w:r w:rsidR="003411E6">
        <w:rPr>
          <w:rFonts w:ascii="Times New Roman" w:hAnsi="Times New Roman" w:cs="Times New Roman"/>
        </w:rPr>
        <w:t>; linear regression model, p=0.357</w:t>
      </w:r>
      <w:r>
        <w:rPr>
          <w:rFonts w:ascii="Times New Roman" w:hAnsi="Times New Roman" w:cs="Times New Roman"/>
        </w:rPr>
        <w:t>).</w:t>
      </w:r>
    </w:p>
    <w:p w14:paraId="621C9960" w14:textId="48594271" w:rsidR="00E83625" w:rsidRPr="001107EF" w:rsidRDefault="00E83625" w:rsidP="00AB1423">
      <w:pPr>
        <w:rPr>
          <w:rFonts w:ascii="Times New Roman" w:hAnsi="Times New Roman" w:cs="Times New Roman"/>
        </w:rPr>
      </w:pPr>
      <w:r>
        <w:rPr>
          <w:rFonts w:ascii="Times New Roman" w:hAnsi="Times New Roman" w:cs="Times New Roman"/>
        </w:rPr>
        <w:tab/>
      </w:r>
      <w:r w:rsidR="003411E6">
        <w:rPr>
          <w:rFonts w:ascii="Times New Roman" w:hAnsi="Times New Roman" w:cs="Times New Roman"/>
        </w:rPr>
        <w:t>Results at the goal and subgoal level were mixed</w:t>
      </w:r>
      <w:ins w:id="271" w:author="Melanie Frazier" w:date="2017-05-15T10:05:00Z">
        <w:r w:rsidR="0005209E">
          <w:rPr>
            <w:rFonts w:ascii="Times New Roman" w:hAnsi="Times New Roman" w:cs="Times New Roman"/>
          </w:rPr>
          <w:t xml:space="preserve"> (Table </w:t>
        </w:r>
      </w:ins>
      <w:ins w:id="272" w:author="Melanie Frazier" w:date="2017-05-15T10:06:00Z">
        <w:r w:rsidR="0005209E">
          <w:rPr>
            <w:rFonts w:ascii="Times New Roman" w:hAnsi="Times New Roman" w:cs="Times New Roman"/>
          </w:rPr>
          <w:t xml:space="preserve">C </w:t>
        </w:r>
        <w:r w:rsidR="00F3616F">
          <w:rPr>
            <w:rFonts w:ascii="Times New Roman" w:hAnsi="Times New Roman" w:cs="Times New Roman"/>
          </w:rPr>
          <w:t>and Fig</w:t>
        </w:r>
        <w:r w:rsidR="0005209E">
          <w:rPr>
            <w:rFonts w:ascii="Times New Roman" w:hAnsi="Times New Roman" w:cs="Times New Roman"/>
          </w:rPr>
          <w:t xml:space="preserve"> H in S1 File</w:t>
        </w:r>
      </w:ins>
      <w:ins w:id="273" w:author="Melanie Frazier" w:date="2017-05-15T10:05:00Z">
        <w:r w:rsidR="0005209E">
          <w:rPr>
            <w:rFonts w:ascii="Times New Roman" w:hAnsi="Times New Roman" w:cs="Times New Roman"/>
          </w:rPr>
          <w:t>)</w:t>
        </w:r>
      </w:ins>
      <w:r w:rsidR="003411E6">
        <w:rPr>
          <w:rFonts w:ascii="Times New Roman" w:hAnsi="Times New Roman" w:cs="Times New Roman"/>
        </w:rPr>
        <w:t xml:space="preserve">. There was a significant relationship, based on linear regression models, between predicted and observed change in </w:t>
      </w:r>
      <w:r w:rsidR="009773A5">
        <w:rPr>
          <w:rFonts w:ascii="Times New Roman" w:hAnsi="Times New Roman" w:cs="Times New Roman"/>
        </w:rPr>
        <w:t>status</w:t>
      </w:r>
      <w:r w:rsidR="003411E6">
        <w:rPr>
          <w:rFonts w:ascii="Times New Roman" w:hAnsi="Times New Roman" w:cs="Times New Roman"/>
        </w:rPr>
        <w:t xml:space="preserve"> for habitat biodiversity (p = 0.046), mariculture (p &lt; 0.001), and tourism &amp; recreation (p = 0.001), suggesting the overall OHI model was effective for these goals. In other cases, individual or combinations of the components use</w:t>
      </w:r>
      <w:r w:rsidR="009773A5">
        <w:rPr>
          <w:rFonts w:ascii="Times New Roman" w:hAnsi="Times New Roman" w:cs="Times New Roman"/>
        </w:rPr>
        <w:t>d to predict likely future status</w:t>
      </w:r>
      <w:r w:rsidR="003411E6">
        <w:rPr>
          <w:rFonts w:ascii="Times New Roman" w:hAnsi="Times New Roman" w:cs="Times New Roman"/>
        </w:rPr>
        <w:t xml:space="preserve"> (trend, pressure, resilience) were significantly correlated with observed change in </w:t>
      </w:r>
      <w:r w:rsidR="009773A5">
        <w:rPr>
          <w:rFonts w:ascii="Times New Roman" w:hAnsi="Times New Roman" w:cs="Times New Roman"/>
        </w:rPr>
        <w:t xml:space="preserve">current </w:t>
      </w:r>
      <w:r w:rsidR="003411E6">
        <w:rPr>
          <w:rFonts w:ascii="Times New Roman" w:hAnsi="Times New Roman" w:cs="Times New Roman"/>
        </w:rPr>
        <w:t>status, suggesting that the OHI model was partially effective in these cases.  Trend alone was predictive of</w:t>
      </w:r>
      <w:r w:rsidR="009773A5">
        <w:rPr>
          <w:rFonts w:ascii="Times New Roman" w:hAnsi="Times New Roman" w:cs="Times New Roman"/>
        </w:rPr>
        <w:t xml:space="preserve"> changes in</w:t>
      </w:r>
      <w:r w:rsidR="003411E6">
        <w:rPr>
          <w:rFonts w:ascii="Times New Roman" w:hAnsi="Times New Roman" w:cs="Times New Roman"/>
        </w:rPr>
        <w:t xml:space="preserve"> fisheries </w:t>
      </w:r>
      <w:r w:rsidR="009773A5">
        <w:rPr>
          <w:rFonts w:ascii="Times New Roman" w:hAnsi="Times New Roman" w:cs="Times New Roman"/>
        </w:rPr>
        <w:t xml:space="preserve">current status </w:t>
      </w:r>
      <w:r w:rsidR="003411E6">
        <w:rPr>
          <w:rFonts w:ascii="Times New Roman" w:hAnsi="Times New Roman" w:cs="Times New Roman"/>
        </w:rPr>
        <w:t xml:space="preserve">(food provision goal; p &lt; 0.001). Resilience was predictive of the </w:t>
      </w:r>
      <w:r w:rsidR="009773A5">
        <w:rPr>
          <w:rFonts w:ascii="Times New Roman" w:hAnsi="Times New Roman" w:cs="Times New Roman"/>
        </w:rPr>
        <w:t xml:space="preserve">change in </w:t>
      </w:r>
      <w:r w:rsidR="003411E6">
        <w:rPr>
          <w:rFonts w:ascii="Times New Roman" w:hAnsi="Times New Roman" w:cs="Times New Roman"/>
        </w:rPr>
        <w:t xml:space="preserve">natural products </w:t>
      </w:r>
      <w:r w:rsidR="009773A5">
        <w:rPr>
          <w:rFonts w:ascii="Times New Roman" w:hAnsi="Times New Roman" w:cs="Times New Roman"/>
        </w:rPr>
        <w:t>current status</w:t>
      </w:r>
      <w:r w:rsidR="003411E6">
        <w:rPr>
          <w:rFonts w:ascii="Times New Roman" w:hAnsi="Times New Roman" w:cs="Times New Roman"/>
        </w:rPr>
        <w:t xml:space="preserve"> (p = 0.</w:t>
      </w:r>
      <w:ins w:id="274" w:author="Melanie Frazier" w:date="2017-05-15T10:08:00Z">
        <w:r w:rsidR="0005209E">
          <w:rPr>
            <w:rFonts w:ascii="Times New Roman" w:hAnsi="Times New Roman" w:cs="Times New Roman"/>
          </w:rPr>
          <w:t>0</w:t>
        </w:r>
      </w:ins>
      <w:r w:rsidR="003411E6">
        <w:rPr>
          <w:rFonts w:ascii="Times New Roman" w:hAnsi="Times New Roman" w:cs="Times New Roman"/>
        </w:rPr>
        <w:t xml:space="preserve">42).  There was a significant relationship between trend and resilience for artisanal opportunities (p = 0.009 and 0.019, respectively). The </w:t>
      </w:r>
      <w:r w:rsidR="003411E6">
        <w:rPr>
          <w:rFonts w:ascii="Times New Roman" w:hAnsi="Times New Roman" w:cs="Times New Roman"/>
        </w:rPr>
        <w:lastRenderedPageBreak/>
        <w:t xml:space="preserve">difference between resilience and pressure measures was </w:t>
      </w:r>
      <w:r w:rsidR="003411E6" w:rsidRPr="001107EF">
        <w:rPr>
          <w:rFonts w:ascii="Times New Roman" w:hAnsi="Times New Roman" w:cs="Times New Roman"/>
        </w:rPr>
        <w:t xml:space="preserve">correlated with </w:t>
      </w:r>
      <w:r w:rsidR="009773A5">
        <w:rPr>
          <w:rFonts w:ascii="Times New Roman" w:hAnsi="Times New Roman" w:cs="Times New Roman"/>
        </w:rPr>
        <w:t xml:space="preserve">changes in </w:t>
      </w:r>
      <w:r w:rsidR="003411E6">
        <w:rPr>
          <w:rFonts w:ascii="Times New Roman" w:hAnsi="Times New Roman" w:cs="Times New Roman"/>
        </w:rPr>
        <w:t xml:space="preserve">lasting special places </w:t>
      </w:r>
      <w:r w:rsidR="009773A5">
        <w:rPr>
          <w:rFonts w:ascii="Times New Roman" w:hAnsi="Times New Roman" w:cs="Times New Roman"/>
        </w:rPr>
        <w:t xml:space="preserve">current status </w:t>
      </w:r>
      <w:r w:rsidR="003411E6">
        <w:rPr>
          <w:rFonts w:ascii="Times New Roman" w:hAnsi="Times New Roman" w:cs="Times New Roman"/>
        </w:rPr>
        <w:t>(p = 0.017)</w:t>
      </w:r>
      <w:r w:rsidR="003411E6">
        <w:rPr>
          <w:rFonts w:ascii="Times New Roman" w:hAnsi="Times New Roman" w:cs="Times New Roman"/>
        </w:rPr>
        <w:softHyphen/>
      </w:r>
      <w:r w:rsidR="003411E6">
        <w:rPr>
          <w:rFonts w:ascii="Times New Roman" w:hAnsi="Times New Roman" w:cs="Times New Roman"/>
        </w:rPr>
        <w:softHyphen/>
      </w:r>
      <w:r w:rsidR="003411E6" w:rsidRPr="001107EF">
        <w:rPr>
          <w:rFonts w:ascii="Times New Roman" w:hAnsi="Times New Roman" w:cs="Times New Roman"/>
        </w:rPr>
        <w:t xml:space="preserve">. For </w:t>
      </w:r>
      <w:r w:rsidR="003411E6">
        <w:rPr>
          <w:rFonts w:ascii="Times New Roman" w:hAnsi="Times New Roman" w:cs="Times New Roman"/>
        </w:rPr>
        <w:t>many</w:t>
      </w:r>
      <w:r w:rsidR="003411E6" w:rsidRPr="001107EF">
        <w:rPr>
          <w:rFonts w:ascii="Times New Roman" w:hAnsi="Times New Roman" w:cs="Times New Roman"/>
        </w:rPr>
        <w:t xml:space="preserve"> goals, however, insufficient temporal data </w:t>
      </w:r>
      <w:r w:rsidR="003411E6">
        <w:rPr>
          <w:rFonts w:ascii="Times New Roman" w:hAnsi="Times New Roman" w:cs="Times New Roman"/>
        </w:rPr>
        <w:t>precluded</w:t>
      </w:r>
      <w:r w:rsidR="003411E6" w:rsidRPr="001107EF">
        <w:rPr>
          <w:rFonts w:ascii="Times New Roman" w:hAnsi="Times New Roman" w:cs="Times New Roman"/>
        </w:rPr>
        <w:t xml:space="preserve"> robust estimates of</w:t>
      </w:r>
      <w:r w:rsidR="009773A5">
        <w:rPr>
          <w:rFonts w:ascii="Times New Roman" w:hAnsi="Times New Roman" w:cs="Times New Roman"/>
        </w:rPr>
        <w:t xml:space="preserve"> likely</w:t>
      </w:r>
      <w:r w:rsidR="003411E6" w:rsidRPr="001107EF">
        <w:rPr>
          <w:rFonts w:ascii="Times New Roman" w:hAnsi="Times New Roman" w:cs="Times New Roman"/>
        </w:rPr>
        <w:t xml:space="preserve"> future stat</w:t>
      </w:r>
      <w:r w:rsidR="003411E6">
        <w:rPr>
          <w:rFonts w:ascii="Times New Roman" w:hAnsi="Times New Roman" w:cs="Times New Roman"/>
        </w:rPr>
        <w:t>us</w:t>
      </w:r>
      <w:r w:rsidR="003411E6" w:rsidRPr="001107EF">
        <w:rPr>
          <w:rFonts w:ascii="Times New Roman" w:hAnsi="Times New Roman" w:cs="Times New Roman"/>
        </w:rPr>
        <w:t xml:space="preserve">. This </w:t>
      </w:r>
      <w:r w:rsidR="003411E6">
        <w:rPr>
          <w:rFonts w:ascii="Times New Roman" w:hAnsi="Times New Roman" w:cs="Times New Roman"/>
        </w:rPr>
        <w:t>was</w:t>
      </w:r>
      <w:r w:rsidR="003411E6" w:rsidRPr="001107EF">
        <w:rPr>
          <w:rFonts w:ascii="Times New Roman" w:hAnsi="Times New Roman" w:cs="Times New Roman"/>
        </w:rPr>
        <w:t xml:space="preserve"> </w:t>
      </w:r>
      <w:r w:rsidR="003411E6">
        <w:rPr>
          <w:rFonts w:ascii="Times New Roman" w:hAnsi="Times New Roman" w:cs="Times New Roman"/>
        </w:rPr>
        <w:t>demonstrated</w:t>
      </w:r>
      <w:r w:rsidR="003411E6" w:rsidRPr="001107EF">
        <w:rPr>
          <w:rFonts w:ascii="Times New Roman" w:hAnsi="Times New Roman" w:cs="Times New Roman"/>
        </w:rPr>
        <w:t xml:space="preserve"> by </w:t>
      </w:r>
      <w:r w:rsidR="00952DA4">
        <w:rPr>
          <w:rFonts w:ascii="Times New Roman" w:hAnsi="Times New Roman" w:cs="Times New Roman"/>
        </w:rPr>
        <w:t xml:space="preserve">no observed change in status </w:t>
      </w:r>
      <w:r w:rsidR="003411E6" w:rsidRPr="001107EF">
        <w:rPr>
          <w:rFonts w:ascii="Times New Roman" w:hAnsi="Times New Roman" w:cs="Times New Roman"/>
        </w:rPr>
        <w:t xml:space="preserve">from 2012 to 2016 for </w:t>
      </w:r>
      <w:r w:rsidR="003411E6">
        <w:rPr>
          <w:rFonts w:ascii="Times New Roman" w:hAnsi="Times New Roman" w:cs="Times New Roman"/>
        </w:rPr>
        <w:t xml:space="preserve">the carbon storage goal and species biodiversity subgoal, and </w:t>
      </w:r>
      <w:r w:rsidR="000712FB">
        <w:rPr>
          <w:rFonts w:ascii="Times New Roman" w:hAnsi="Times New Roman" w:cs="Times New Roman"/>
        </w:rPr>
        <w:t xml:space="preserve">a </w:t>
      </w:r>
      <w:r w:rsidR="003411E6">
        <w:rPr>
          <w:rFonts w:ascii="Times New Roman" w:hAnsi="Times New Roman" w:cs="Times New Roman"/>
        </w:rPr>
        <w:t>change in status for only a few regions for the habitat subgoal (only sea ice and soft-bottom habitat data change) and the coastal protection subgoal (only sea ice habitat data change). Furthermore, there were no changes to the data for the livelihoods and economies goal after 2013</w:t>
      </w:r>
      <w:r w:rsidR="003411E6" w:rsidRPr="001107EF">
        <w:rPr>
          <w:rFonts w:ascii="Times New Roman" w:hAnsi="Times New Roman" w:cs="Times New Roman"/>
        </w:rPr>
        <w:t xml:space="preserve">. It </w:t>
      </w:r>
      <w:r w:rsidR="003411E6">
        <w:rPr>
          <w:rFonts w:ascii="Times New Roman" w:hAnsi="Times New Roman" w:cs="Times New Roman"/>
        </w:rPr>
        <w:t>was</w:t>
      </w:r>
      <w:r w:rsidR="000712FB">
        <w:rPr>
          <w:rFonts w:ascii="Times New Roman" w:hAnsi="Times New Roman" w:cs="Times New Roman"/>
        </w:rPr>
        <w:t>, thus,</w:t>
      </w:r>
      <w:r w:rsidR="003411E6" w:rsidRPr="001107EF">
        <w:rPr>
          <w:rFonts w:ascii="Times New Roman" w:hAnsi="Times New Roman" w:cs="Times New Roman"/>
        </w:rPr>
        <w:t xml:space="preserve"> impossible to evaluate the model in these cases.</w:t>
      </w:r>
    </w:p>
    <w:p w14:paraId="1293F82D" w14:textId="0C79357D" w:rsidR="003708FA" w:rsidRPr="001107EF" w:rsidRDefault="00C758B3" w:rsidP="00AB1423">
      <w:pPr>
        <w:rPr>
          <w:rFonts w:ascii="Times New Roman" w:hAnsi="Times New Roman" w:cs="Times New Roman"/>
        </w:rPr>
      </w:pPr>
      <w:r w:rsidRPr="001107EF">
        <w:rPr>
          <w:rFonts w:ascii="Times New Roman" w:hAnsi="Times New Roman" w:cs="Times New Roman"/>
        </w:rPr>
        <w:tab/>
        <w:t>Changes in scores were strongly correlated with change</w:t>
      </w:r>
      <w:r w:rsidR="002C31A6">
        <w:rPr>
          <w:rFonts w:ascii="Times New Roman" w:hAnsi="Times New Roman" w:cs="Times New Roman"/>
        </w:rPr>
        <w:t>s in</w:t>
      </w:r>
      <w:r w:rsidR="007E2E1C" w:rsidRPr="001107EF">
        <w:rPr>
          <w:rFonts w:ascii="Times New Roman" w:hAnsi="Times New Roman" w:cs="Times New Roman"/>
        </w:rPr>
        <w:t xml:space="preserve"> rank order</w:t>
      </w:r>
      <w:r w:rsidRPr="001107EF">
        <w:rPr>
          <w:rFonts w:ascii="Times New Roman" w:hAnsi="Times New Roman" w:cs="Times New Roman"/>
        </w:rPr>
        <w:t>, with greater deviation from predicted shifts with more positive or negative changes</w:t>
      </w:r>
      <w:r w:rsidR="008B524B">
        <w:rPr>
          <w:rFonts w:ascii="Times New Roman" w:hAnsi="Times New Roman" w:cs="Times New Roman"/>
        </w:rPr>
        <w:t xml:space="preserve"> (Fig</w:t>
      </w:r>
      <w:del w:id="275" w:author="Melanie Frazier" w:date="2017-05-15T10:56:00Z">
        <w:r w:rsidR="008B524B" w:rsidDel="00F3616F">
          <w:rPr>
            <w:rFonts w:ascii="Times New Roman" w:hAnsi="Times New Roman" w:cs="Times New Roman"/>
          </w:rPr>
          <w:delText>.</w:delText>
        </w:r>
      </w:del>
      <w:r w:rsidR="008B524B">
        <w:rPr>
          <w:rFonts w:ascii="Times New Roman" w:hAnsi="Times New Roman" w:cs="Times New Roman"/>
        </w:rPr>
        <w:t xml:space="preserve"> 6</w:t>
      </w:r>
      <w:ins w:id="276" w:author="Melanie Frazier" w:date="2017-05-15T10:10:00Z">
        <w:r w:rsidR="0005209E">
          <w:rPr>
            <w:rFonts w:ascii="Times New Roman" w:hAnsi="Times New Roman" w:cs="Times New Roman"/>
          </w:rPr>
          <w:t xml:space="preserve">, Figs I and J in S1 </w:t>
        </w:r>
      </w:ins>
      <w:ins w:id="277" w:author="Melanie Frazier" w:date="2017-05-15T10:37:00Z">
        <w:r w:rsidR="007515E4">
          <w:rPr>
            <w:rFonts w:ascii="Times New Roman" w:hAnsi="Times New Roman" w:cs="Times New Roman"/>
          </w:rPr>
          <w:t>File</w:t>
        </w:r>
      </w:ins>
      <w:r w:rsidR="007E2E1C" w:rsidRPr="001107EF">
        <w:rPr>
          <w:rFonts w:ascii="Times New Roman" w:hAnsi="Times New Roman" w:cs="Times New Roman"/>
        </w:rPr>
        <w:t>)</w:t>
      </w:r>
      <w:r w:rsidRPr="001107EF">
        <w:rPr>
          <w:rFonts w:ascii="Times New Roman" w:hAnsi="Times New Roman" w:cs="Times New Roman"/>
        </w:rPr>
        <w:t xml:space="preserve">. However, many </w:t>
      </w:r>
      <w:r w:rsidR="002C31A6">
        <w:rPr>
          <w:rFonts w:ascii="Times New Roman" w:hAnsi="Times New Roman" w:cs="Times New Roman"/>
        </w:rPr>
        <w:t>regions</w:t>
      </w:r>
      <w:r w:rsidRPr="001107EF">
        <w:rPr>
          <w:rFonts w:ascii="Times New Roman" w:hAnsi="Times New Roman" w:cs="Times New Roman"/>
        </w:rPr>
        <w:t xml:space="preserve"> had large shifts in either score or rank but not the other. </w:t>
      </w:r>
      <w:r w:rsidR="00967C5C" w:rsidRPr="001107EF">
        <w:rPr>
          <w:rFonts w:ascii="Times New Roman" w:hAnsi="Times New Roman" w:cs="Times New Roman"/>
        </w:rPr>
        <w:t>For example</w:t>
      </w:r>
      <w:r w:rsidR="009773A5">
        <w:rPr>
          <w:rFonts w:ascii="Times New Roman" w:hAnsi="Times New Roman" w:cs="Times New Roman"/>
        </w:rPr>
        <w:t>, South Georgia</w:t>
      </w:r>
      <w:r w:rsidRPr="001107EF">
        <w:rPr>
          <w:rFonts w:ascii="Times New Roman" w:hAnsi="Times New Roman" w:cs="Times New Roman"/>
        </w:rPr>
        <w:t xml:space="preserve"> and South Sandwich Islands increased </w:t>
      </w:r>
      <w:r w:rsidR="00967C5C" w:rsidRPr="001107EF">
        <w:rPr>
          <w:rFonts w:ascii="Times New Roman" w:hAnsi="Times New Roman" w:cs="Times New Roman"/>
        </w:rPr>
        <w:t xml:space="preserve">in OHI score by nearly 11 points but only increased its rank 31 steps (much less than the relationship predicts). </w:t>
      </w:r>
      <w:r w:rsidR="000C63D5" w:rsidRPr="001107EF">
        <w:rPr>
          <w:rFonts w:ascii="Times New Roman" w:hAnsi="Times New Roman" w:cs="Times New Roman"/>
        </w:rPr>
        <w:t>T</w:t>
      </w:r>
      <w:r w:rsidR="00967C5C" w:rsidRPr="001107EF">
        <w:rPr>
          <w:rFonts w:ascii="Times New Roman" w:hAnsi="Times New Roman" w:cs="Times New Roman"/>
        </w:rPr>
        <w:t>he fact that the same change in score can result in very different chan</w:t>
      </w:r>
      <w:r w:rsidR="00967C5C" w:rsidRPr="007401D3">
        <w:rPr>
          <w:rFonts w:ascii="Times New Roman" w:hAnsi="Times New Roman" w:cs="Times New Roman"/>
        </w:rPr>
        <w:t xml:space="preserve">ges in rank </w:t>
      </w:r>
      <w:r w:rsidR="00791CED" w:rsidRPr="007401D3">
        <w:rPr>
          <w:rFonts w:ascii="Times New Roman" w:hAnsi="Times New Roman" w:cs="Times New Roman"/>
        </w:rPr>
        <w:t>is in part due to the underlying distribution of scores</w:t>
      </w:r>
      <w:r w:rsidR="007401D3" w:rsidRPr="007401D3">
        <w:rPr>
          <w:rFonts w:ascii="Times New Roman" w:hAnsi="Times New Roman" w:cs="Times New Roman"/>
        </w:rPr>
        <w:t xml:space="preserve"> not being uniform and</w:t>
      </w:r>
      <w:r w:rsidR="00791CED">
        <w:rPr>
          <w:rFonts w:ascii="Times New Roman" w:hAnsi="Times New Roman" w:cs="Times New Roman"/>
        </w:rPr>
        <w:t xml:space="preserve"> </w:t>
      </w:r>
      <w:r w:rsidR="00541629">
        <w:rPr>
          <w:rFonts w:ascii="Times New Roman" w:hAnsi="Times New Roman" w:cs="Times New Roman"/>
        </w:rPr>
        <w:t xml:space="preserve">further </w:t>
      </w:r>
      <w:r w:rsidR="00967C5C" w:rsidRPr="001107EF">
        <w:rPr>
          <w:rFonts w:ascii="Times New Roman" w:hAnsi="Times New Roman" w:cs="Times New Roman"/>
        </w:rPr>
        <w:t>highlights how rank order is not an ideal indicator of ocean health</w:t>
      </w:r>
      <w:r w:rsidR="007E2E1C" w:rsidRPr="001107EF">
        <w:rPr>
          <w:rFonts w:ascii="Times New Roman" w:hAnsi="Times New Roman" w:cs="Times New Roman"/>
        </w:rPr>
        <w:t xml:space="preserve"> and can be misleading</w:t>
      </w:r>
      <w:r w:rsidR="00967C5C" w:rsidRPr="001107EF">
        <w:rPr>
          <w:rFonts w:ascii="Times New Roman" w:hAnsi="Times New Roman" w:cs="Times New Roman"/>
        </w:rPr>
        <w:t xml:space="preserve">. For example, five different </w:t>
      </w:r>
      <w:r w:rsidR="002C31A6">
        <w:rPr>
          <w:rFonts w:ascii="Times New Roman" w:hAnsi="Times New Roman" w:cs="Times New Roman"/>
        </w:rPr>
        <w:t>regions</w:t>
      </w:r>
      <w:r w:rsidR="00967C5C" w:rsidRPr="001107EF">
        <w:rPr>
          <w:rFonts w:ascii="Times New Roman" w:hAnsi="Times New Roman" w:cs="Times New Roman"/>
        </w:rPr>
        <w:t xml:space="preserve"> had Index scores decrease by roughly 7 points but had rank order decline by </w:t>
      </w:r>
      <w:r w:rsidR="000F316E">
        <w:rPr>
          <w:rFonts w:ascii="Times New Roman" w:hAnsi="Times New Roman" w:cs="Times New Roman"/>
        </w:rPr>
        <w:t xml:space="preserve">very different amounts: </w:t>
      </w:r>
      <w:r w:rsidR="00967C5C" w:rsidRPr="001107EF">
        <w:rPr>
          <w:rFonts w:ascii="Times New Roman" w:hAnsi="Times New Roman" w:cs="Times New Roman"/>
        </w:rPr>
        <w:t>8 (Nicaragua), 16 (North Korea), 40 (Faeroe Islands), 45 (Mayotte), and 74 (Sweden).</w:t>
      </w:r>
      <w:r w:rsidR="005B1DF3">
        <w:rPr>
          <w:rFonts w:ascii="Times New Roman" w:hAnsi="Times New Roman" w:cs="Times New Roman"/>
        </w:rPr>
        <w:t xml:space="preserve"> Furthermore, score and rank can change in op</w:t>
      </w:r>
      <w:r w:rsidR="00727452">
        <w:rPr>
          <w:rFonts w:ascii="Times New Roman" w:hAnsi="Times New Roman" w:cs="Times New Roman"/>
        </w:rPr>
        <w:t>posite directions</w:t>
      </w:r>
      <w:r w:rsidR="005B1DF3">
        <w:rPr>
          <w:rFonts w:ascii="Times New Roman" w:hAnsi="Times New Roman" w:cs="Times New Roman"/>
        </w:rPr>
        <w:t xml:space="preserve"> (see Fig</w:t>
      </w:r>
      <w:del w:id="278" w:author="Melanie Frazier" w:date="2017-05-15T10:56:00Z">
        <w:r w:rsidR="005B1DF3" w:rsidDel="00F3616F">
          <w:rPr>
            <w:rFonts w:ascii="Times New Roman" w:hAnsi="Times New Roman" w:cs="Times New Roman"/>
          </w:rPr>
          <w:delText>.</w:delText>
        </w:r>
      </w:del>
      <w:r w:rsidR="005B1DF3">
        <w:rPr>
          <w:rFonts w:ascii="Times New Roman" w:hAnsi="Times New Roman" w:cs="Times New Roman"/>
        </w:rPr>
        <w:t xml:space="preserve"> 6)</w:t>
      </w:r>
      <w:r w:rsidR="00727452">
        <w:rPr>
          <w:rFonts w:ascii="Times New Roman" w:hAnsi="Times New Roman" w:cs="Times New Roman"/>
        </w:rPr>
        <w:t xml:space="preserve">, for example in Sudan </w:t>
      </w:r>
      <w:r w:rsidR="005B1DF3">
        <w:rPr>
          <w:rFonts w:ascii="Times New Roman" w:hAnsi="Times New Roman" w:cs="Times New Roman"/>
        </w:rPr>
        <w:t xml:space="preserve">absolute scores declined </w:t>
      </w:r>
      <w:r w:rsidR="00727452">
        <w:rPr>
          <w:rFonts w:ascii="Times New Roman" w:hAnsi="Times New Roman" w:cs="Times New Roman"/>
        </w:rPr>
        <w:t xml:space="preserve">-1 </w:t>
      </w:r>
      <w:r w:rsidR="005B1DF3">
        <w:rPr>
          <w:rFonts w:ascii="Times New Roman" w:hAnsi="Times New Roman" w:cs="Times New Roman"/>
        </w:rPr>
        <w:t xml:space="preserve">while the rank improved </w:t>
      </w:r>
      <w:r w:rsidR="00727452">
        <w:rPr>
          <w:rFonts w:ascii="Times New Roman" w:hAnsi="Times New Roman" w:cs="Times New Roman"/>
        </w:rPr>
        <w:t>+4</w:t>
      </w:r>
      <w:r w:rsidR="005B1DF3">
        <w:rPr>
          <w:rFonts w:ascii="Times New Roman" w:hAnsi="Times New Roman" w:cs="Times New Roman"/>
        </w:rPr>
        <w:t>.</w:t>
      </w:r>
    </w:p>
    <w:p w14:paraId="537815CA" w14:textId="77777777" w:rsidR="00394662" w:rsidRPr="000B7C69" w:rsidRDefault="00394662" w:rsidP="00AB1423">
      <w:pPr>
        <w:rPr>
          <w:rFonts w:ascii="Times New Roman" w:hAnsi="Times New Roman" w:cs="Times New Roman"/>
        </w:rPr>
      </w:pPr>
    </w:p>
    <w:p w14:paraId="40E8C8B0" w14:textId="57194C46" w:rsidR="00394662" w:rsidRPr="008D5A5B" w:rsidRDefault="00394662" w:rsidP="00E26324">
      <w:pPr>
        <w:outlineLvl w:val="0"/>
        <w:rPr>
          <w:rFonts w:ascii="Times New Roman" w:hAnsi="Times New Roman" w:cs="Times New Roman"/>
          <w:b/>
          <w:sz w:val="36"/>
          <w:szCs w:val="36"/>
          <w:rPrChange w:id="279" w:author="Melanie Frazier" w:date="2017-05-15T12:22:00Z">
            <w:rPr>
              <w:rFonts w:ascii="Times New Roman" w:hAnsi="Times New Roman" w:cs="Times New Roman"/>
              <w:b/>
            </w:rPr>
          </w:rPrChange>
        </w:rPr>
      </w:pPr>
      <w:r w:rsidRPr="008D5A5B">
        <w:rPr>
          <w:rFonts w:ascii="Times New Roman" w:hAnsi="Times New Roman" w:cs="Times New Roman"/>
          <w:b/>
          <w:sz w:val="36"/>
          <w:szCs w:val="36"/>
          <w:rPrChange w:id="280" w:author="Melanie Frazier" w:date="2017-05-15T12:22:00Z">
            <w:rPr>
              <w:rFonts w:ascii="Times New Roman" w:hAnsi="Times New Roman" w:cs="Times New Roman"/>
              <w:b/>
            </w:rPr>
          </w:rPrChange>
        </w:rPr>
        <w:t>Discussion</w:t>
      </w:r>
    </w:p>
    <w:p w14:paraId="6855B782" w14:textId="77777777" w:rsidR="008D5A5B" w:rsidRDefault="008D5A5B" w:rsidP="00F512A2">
      <w:pPr>
        <w:outlineLvl w:val="0"/>
        <w:rPr>
          <w:ins w:id="281" w:author="Melanie Frazier" w:date="2017-05-15T12:22:00Z"/>
          <w:rFonts w:ascii="Times New Roman" w:hAnsi="Times New Roman" w:cs="Times New Roman"/>
          <w:b/>
          <w:i/>
        </w:rPr>
      </w:pPr>
    </w:p>
    <w:p w14:paraId="34DDC566" w14:textId="77777777" w:rsidR="00F512A2" w:rsidRPr="008D5A5B" w:rsidRDefault="00F512A2" w:rsidP="00F512A2">
      <w:pPr>
        <w:outlineLvl w:val="0"/>
        <w:rPr>
          <w:rFonts w:ascii="Times New Roman" w:hAnsi="Times New Roman" w:cs="Times New Roman"/>
          <w:b/>
          <w:sz w:val="32"/>
          <w:szCs w:val="32"/>
          <w:rPrChange w:id="282" w:author="Melanie Frazier" w:date="2017-05-15T12:22:00Z">
            <w:rPr>
              <w:rFonts w:ascii="Times New Roman" w:hAnsi="Times New Roman" w:cs="Times New Roman"/>
              <w:b/>
              <w:i/>
            </w:rPr>
          </w:rPrChange>
        </w:rPr>
      </w:pPr>
      <w:r w:rsidRPr="008D5A5B">
        <w:rPr>
          <w:rFonts w:ascii="Times New Roman" w:hAnsi="Times New Roman" w:cs="Times New Roman"/>
          <w:b/>
          <w:sz w:val="32"/>
          <w:szCs w:val="32"/>
          <w:rPrChange w:id="283" w:author="Melanie Frazier" w:date="2017-05-15T12:22:00Z">
            <w:rPr>
              <w:rFonts w:ascii="Times New Roman" w:hAnsi="Times New Roman" w:cs="Times New Roman"/>
              <w:b/>
              <w:i/>
            </w:rPr>
          </w:rPrChange>
        </w:rPr>
        <w:t>Patterns and trends in scores</w:t>
      </w:r>
    </w:p>
    <w:p w14:paraId="3B6DF169" w14:textId="77777777" w:rsidR="008D5A5B" w:rsidRDefault="008D5A5B" w:rsidP="00AB1423">
      <w:pPr>
        <w:rPr>
          <w:ins w:id="284" w:author="Melanie Frazier" w:date="2017-05-15T12:22:00Z"/>
          <w:rFonts w:ascii="Times New Roman" w:hAnsi="Times New Roman" w:cs="Times New Roman"/>
        </w:rPr>
      </w:pPr>
    </w:p>
    <w:p w14:paraId="127FC8D0" w14:textId="0C069010" w:rsidR="00825CC7" w:rsidRDefault="007D1F07" w:rsidP="00AB1423">
      <w:pPr>
        <w:rPr>
          <w:rFonts w:ascii="Times New Roman" w:hAnsi="Times New Roman" w:cs="Times New Roman"/>
        </w:rPr>
      </w:pPr>
      <w:r>
        <w:rPr>
          <w:rFonts w:ascii="Times New Roman" w:hAnsi="Times New Roman" w:cs="Times New Roman"/>
        </w:rPr>
        <w:tab/>
        <w:t xml:space="preserve">The last five years </w:t>
      </w:r>
      <w:r w:rsidR="004F3273">
        <w:rPr>
          <w:rFonts w:ascii="Times New Roman" w:hAnsi="Times New Roman" w:cs="Times New Roman"/>
        </w:rPr>
        <w:t xml:space="preserve">have </w:t>
      </w:r>
      <w:r>
        <w:rPr>
          <w:rFonts w:ascii="Times New Roman" w:hAnsi="Times New Roman" w:cs="Times New Roman"/>
        </w:rPr>
        <w:t xml:space="preserve">seen notable improvements in some aspects of ocean health and worrisome declines in others, with </w:t>
      </w:r>
      <w:r w:rsidR="00C069DE">
        <w:rPr>
          <w:rFonts w:ascii="Times New Roman" w:hAnsi="Times New Roman" w:cs="Times New Roman"/>
        </w:rPr>
        <w:t>substantial</w:t>
      </w:r>
      <w:r>
        <w:rPr>
          <w:rFonts w:ascii="Times New Roman" w:hAnsi="Times New Roman" w:cs="Times New Roman"/>
        </w:rPr>
        <w:t xml:space="preserve"> variation among different </w:t>
      </w:r>
      <w:r w:rsidR="002C31A6">
        <w:rPr>
          <w:rFonts w:ascii="Times New Roman" w:hAnsi="Times New Roman" w:cs="Times New Roman"/>
        </w:rPr>
        <w:t>regions (countries or territories)</w:t>
      </w:r>
      <w:r>
        <w:rPr>
          <w:rFonts w:ascii="Times New Roman" w:hAnsi="Times New Roman" w:cs="Times New Roman"/>
        </w:rPr>
        <w:t xml:space="preserve"> around the world. </w:t>
      </w:r>
      <w:r w:rsidR="009545BA">
        <w:rPr>
          <w:rFonts w:ascii="Times New Roman" w:hAnsi="Times New Roman" w:cs="Times New Roman"/>
        </w:rPr>
        <w:t xml:space="preserve">As expected, most </w:t>
      </w:r>
      <w:r w:rsidR="002C31A6">
        <w:rPr>
          <w:rFonts w:ascii="Times New Roman" w:hAnsi="Times New Roman" w:cs="Times New Roman"/>
        </w:rPr>
        <w:t>regions</w:t>
      </w:r>
      <w:r w:rsidR="00257370">
        <w:rPr>
          <w:rFonts w:ascii="Times New Roman" w:hAnsi="Times New Roman" w:cs="Times New Roman"/>
        </w:rPr>
        <w:t xml:space="preserve"> </w:t>
      </w:r>
      <w:r w:rsidR="009545BA">
        <w:rPr>
          <w:rFonts w:ascii="Times New Roman" w:hAnsi="Times New Roman" w:cs="Times New Roman"/>
        </w:rPr>
        <w:t>with the greatest increase (&gt;1</w:t>
      </w:r>
      <w:r w:rsidR="00FD3368">
        <w:rPr>
          <w:rFonts w:ascii="Times New Roman" w:hAnsi="Times New Roman" w:cs="Times New Roman"/>
        </w:rPr>
        <w:t xml:space="preserve"> </w:t>
      </w:r>
      <w:r w:rsidR="009545BA">
        <w:rPr>
          <w:rFonts w:ascii="Times New Roman" w:hAnsi="Times New Roman" w:cs="Times New Roman"/>
        </w:rPr>
        <w:t>point per year on average) or decrease (&gt;-2 points per year on average) in scores over the five</w:t>
      </w:r>
      <w:r w:rsidR="00B80548">
        <w:rPr>
          <w:rFonts w:ascii="Times New Roman" w:hAnsi="Times New Roman" w:cs="Times New Roman"/>
        </w:rPr>
        <w:t>-</w:t>
      </w:r>
      <w:r w:rsidR="009545BA">
        <w:rPr>
          <w:rFonts w:ascii="Times New Roman" w:hAnsi="Times New Roman" w:cs="Times New Roman"/>
        </w:rPr>
        <w:t>year period</w:t>
      </w:r>
      <w:r w:rsidR="00B80548">
        <w:rPr>
          <w:rFonts w:ascii="Times New Roman" w:hAnsi="Times New Roman" w:cs="Times New Roman"/>
        </w:rPr>
        <w:t xml:space="preserve"> </w:t>
      </w:r>
      <w:r w:rsidR="009545BA">
        <w:rPr>
          <w:rFonts w:ascii="Times New Roman" w:hAnsi="Times New Roman" w:cs="Times New Roman"/>
        </w:rPr>
        <w:t>were those with mid-range scores</w:t>
      </w:r>
      <w:r w:rsidR="005865A1">
        <w:rPr>
          <w:rFonts w:ascii="Times New Roman" w:hAnsi="Times New Roman" w:cs="Times New Roman"/>
        </w:rPr>
        <w:t>, i.e.,</w:t>
      </w:r>
      <w:r w:rsidR="008B524B">
        <w:rPr>
          <w:rFonts w:ascii="Times New Roman" w:hAnsi="Times New Roman" w:cs="Times New Roman"/>
        </w:rPr>
        <w:t xml:space="preserve"> in the 60s or 70s (Fig</w:t>
      </w:r>
      <w:del w:id="285" w:author="Melanie Frazier" w:date="2017-05-15T10:56:00Z">
        <w:r w:rsidR="008B524B" w:rsidDel="00F3616F">
          <w:rPr>
            <w:rFonts w:ascii="Times New Roman" w:hAnsi="Times New Roman" w:cs="Times New Roman"/>
          </w:rPr>
          <w:delText>.</w:delText>
        </w:r>
      </w:del>
      <w:r w:rsidR="008B524B">
        <w:rPr>
          <w:rFonts w:ascii="Times New Roman" w:hAnsi="Times New Roman" w:cs="Times New Roman"/>
        </w:rPr>
        <w:t xml:space="preserve"> 3</w:t>
      </w:r>
      <w:r w:rsidR="009545BA">
        <w:rPr>
          <w:rFonts w:ascii="Times New Roman" w:hAnsi="Times New Roman" w:cs="Times New Roman"/>
        </w:rPr>
        <w:t>)</w:t>
      </w:r>
      <w:r w:rsidR="005865A1">
        <w:rPr>
          <w:rFonts w:ascii="Times New Roman" w:hAnsi="Times New Roman" w:cs="Times New Roman"/>
        </w:rPr>
        <w:t xml:space="preserve">. </w:t>
      </w:r>
      <w:r w:rsidR="00AB7379">
        <w:rPr>
          <w:rFonts w:ascii="Times New Roman" w:hAnsi="Times New Roman" w:cs="Times New Roman"/>
        </w:rPr>
        <w:t>R</w:t>
      </w:r>
      <w:r w:rsidR="009545BA">
        <w:rPr>
          <w:rFonts w:ascii="Times New Roman" w:hAnsi="Times New Roman" w:cs="Times New Roman"/>
        </w:rPr>
        <w:t>egions with higher scores have less room to improve</w:t>
      </w:r>
      <w:r w:rsidR="002B284F">
        <w:rPr>
          <w:rFonts w:ascii="Times New Roman" w:hAnsi="Times New Roman" w:cs="Times New Roman"/>
        </w:rPr>
        <w:t xml:space="preserve"> due in part to diminishing returns from efforts</w:t>
      </w:r>
      <w:r w:rsidR="009545BA">
        <w:rPr>
          <w:rFonts w:ascii="Times New Roman" w:hAnsi="Times New Roman" w:cs="Times New Roman"/>
        </w:rPr>
        <w:t xml:space="preserve"> and generally have sustainability</w:t>
      </w:r>
      <w:r w:rsidR="001267DD">
        <w:rPr>
          <w:rFonts w:ascii="Times New Roman" w:hAnsi="Times New Roman" w:cs="Times New Roman"/>
        </w:rPr>
        <w:t xml:space="preserve"> </w:t>
      </w:r>
      <w:r w:rsidR="009545BA">
        <w:rPr>
          <w:rFonts w:ascii="Times New Roman" w:hAnsi="Times New Roman" w:cs="Times New Roman"/>
        </w:rPr>
        <w:t>measures</w:t>
      </w:r>
      <w:r w:rsidR="001267DD">
        <w:rPr>
          <w:rFonts w:ascii="Times New Roman" w:hAnsi="Times New Roman" w:cs="Times New Roman"/>
        </w:rPr>
        <w:t xml:space="preserve"> (regulatory, ecological, and social resilience) </w:t>
      </w:r>
      <w:r w:rsidR="009545BA">
        <w:rPr>
          <w:rFonts w:ascii="Times New Roman" w:hAnsi="Times New Roman" w:cs="Times New Roman"/>
        </w:rPr>
        <w:t xml:space="preserve">in place to maintain high scores, </w:t>
      </w:r>
      <w:r w:rsidR="00257370">
        <w:rPr>
          <w:rFonts w:ascii="Times New Roman" w:hAnsi="Times New Roman" w:cs="Times New Roman"/>
        </w:rPr>
        <w:t xml:space="preserve">whereas </w:t>
      </w:r>
      <w:r w:rsidR="009545BA">
        <w:rPr>
          <w:rFonts w:ascii="Times New Roman" w:hAnsi="Times New Roman" w:cs="Times New Roman"/>
        </w:rPr>
        <w:t>regions with very low scores have less room to worse</w:t>
      </w:r>
      <w:r w:rsidR="00257370">
        <w:rPr>
          <w:rFonts w:ascii="Times New Roman" w:hAnsi="Times New Roman" w:cs="Times New Roman"/>
        </w:rPr>
        <w:t>n</w:t>
      </w:r>
      <w:r w:rsidR="009545BA">
        <w:rPr>
          <w:rFonts w:ascii="Times New Roman" w:hAnsi="Times New Roman" w:cs="Times New Roman"/>
        </w:rPr>
        <w:t xml:space="preserve"> and likely have fewer institutional systems in place to help improve conditions.</w:t>
      </w:r>
      <w:r w:rsidR="00FD3368">
        <w:rPr>
          <w:rFonts w:ascii="Times New Roman" w:hAnsi="Times New Roman" w:cs="Times New Roman"/>
        </w:rPr>
        <w:t xml:space="preserve"> </w:t>
      </w:r>
      <w:r w:rsidR="003612F1">
        <w:rPr>
          <w:rFonts w:ascii="Times New Roman" w:hAnsi="Times New Roman" w:cs="Times New Roman"/>
        </w:rPr>
        <w:t xml:space="preserve">The absence of </w:t>
      </w:r>
      <w:r w:rsidR="002C31A6">
        <w:rPr>
          <w:rFonts w:ascii="Times New Roman" w:hAnsi="Times New Roman" w:cs="Times New Roman"/>
        </w:rPr>
        <w:t>regions</w:t>
      </w:r>
      <w:r w:rsidR="003612F1">
        <w:rPr>
          <w:rFonts w:ascii="Times New Roman" w:hAnsi="Times New Roman" w:cs="Times New Roman"/>
        </w:rPr>
        <w:t xml:space="preserve"> in the upper left a</w:t>
      </w:r>
      <w:r w:rsidR="008B524B">
        <w:rPr>
          <w:rFonts w:ascii="Times New Roman" w:hAnsi="Times New Roman" w:cs="Times New Roman"/>
        </w:rPr>
        <w:t>nd lower right corners of Fig</w:t>
      </w:r>
      <w:del w:id="286" w:author="Melanie Frazier" w:date="2017-05-15T10:56:00Z">
        <w:r w:rsidR="008B524B" w:rsidDel="00F3616F">
          <w:rPr>
            <w:rFonts w:ascii="Times New Roman" w:hAnsi="Times New Roman" w:cs="Times New Roman"/>
          </w:rPr>
          <w:delText>.</w:delText>
        </w:r>
      </w:del>
      <w:r w:rsidR="008B524B">
        <w:rPr>
          <w:rFonts w:ascii="Times New Roman" w:hAnsi="Times New Roman" w:cs="Times New Roman"/>
        </w:rPr>
        <w:t xml:space="preserve"> 3</w:t>
      </w:r>
      <w:r w:rsidR="003612F1">
        <w:rPr>
          <w:rFonts w:ascii="Times New Roman" w:hAnsi="Times New Roman" w:cs="Times New Roman"/>
        </w:rPr>
        <w:t xml:space="preserve"> further emphasize</w:t>
      </w:r>
      <w:r w:rsidR="00AB7379">
        <w:rPr>
          <w:rFonts w:ascii="Times New Roman" w:hAnsi="Times New Roman" w:cs="Times New Roman"/>
        </w:rPr>
        <w:t>s</w:t>
      </w:r>
      <w:r w:rsidR="003612F1">
        <w:rPr>
          <w:rFonts w:ascii="Times New Roman" w:hAnsi="Times New Roman" w:cs="Times New Roman"/>
        </w:rPr>
        <w:t xml:space="preserve"> this point.</w:t>
      </w:r>
    </w:p>
    <w:p w14:paraId="409240FF" w14:textId="1AB70369" w:rsidR="005865A1" w:rsidRDefault="00FD3368" w:rsidP="00825CC7">
      <w:pPr>
        <w:ind w:firstLine="720"/>
        <w:rPr>
          <w:rFonts w:ascii="Times New Roman" w:hAnsi="Times New Roman" w:cs="Times New Roman"/>
        </w:rPr>
      </w:pPr>
      <w:r>
        <w:rPr>
          <w:rFonts w:ascii="Times New Roman" w:hAnsi="Times New Roman" w:cs="Times New Roman"/>
        </w:rPr>
        <w:t xml:space="preserve">Most of the </w:t>
      </w:r>
      <w:r w:rsidR="005865A1">
        <w:rPr>
          <w:rFonts w:ascii="Times New Roman" w:hAnsi="Times New Roman" w:cs="Times New Roman"/>
        </w:rPr>
        <w:t xml:space="preserve">biggest </w:t>
      </w:r>
      <w:r>
        <w:rPr>
          <w:rFonts w:ascii="Times New Roman" w:hAnsi="Times New Roman" w:cs="Times New Roman"/>
        </w:rPr>
        <w:t xml:space="preserve">changes in scores (both negatively and positively) were driven in large </w:t>
      </w:r>
      <w:r w:rsidRPr="00727452">
        <w:rPr>
          <w:rFonts w:ascii="Times New Roman" w:hAnsi="Times New Roman" w:cs="Times New Roman"/>
        </w:rPr>
        <w:t>part by changes in scores for t</w:t>
      </w:r>
      <w:r w:rsidR="008B524B" w:rsidRPr="00727452">
        <w:rPr>
          <w:rFonts w:ascii="Times New Roman" w:hAnsi="Times New Roman" w:cs="Times New Roman"/>
        </w:rPr>
        <w:t>he natural products goal (Fig</w:t>
      </w:r>
      <w:del w:id="287" w:author="Melanie Frazier" w:date="2017-05-15T10:56:00Z">
        <w:r w:rsidR="008B524B" w:rsidRPr="00727452" w:rsidDel="00F3616F">
          <w:rPr>
            <w:rFonts w:ascii="Times New Roman" w:hAnsi="Times New Roman" w:cs="Times New Roman"/>
          </w:rPr>
          <w:delText>.</w:delText>
        </w:r>
      </w:del>
      <w:r w:rsidR="008B524B" w:rsidRPr="00727452">
        <w:rPr>
          <w:rFonts w:ascii="Times New Roman" w:hAnsi="Times New Roman" w:cs="Times New Roman"/>
        </w:rPr>
        <w:t xml:space="preserve"> 4</w:t>
      </w:r>
      <w:r w:rsidRPr="00727452">
        <w:rPr>
          <w:rFonts w:ascii="Times New Roman" w:hAnsi="Times New Roman" w:cs="Times New Roman"/>
        </w:rPr>
        <w:t>, Fig</w:t>
      </w:r>
      <w:del w:id="288" w:author="Melanie Frazier" w:date="2017-05-15T10:56:00Z">
        <w:r w:rsidRPr="00727452" w:rsidDel="00F3616F">
          <w:rPr>
            <w:rFonts w:ascii="Times New Roman" w:hAnsi="Times New Roman" w:cs="Times New Roman"/>
          </w:rPr>
          <w:delText>.</w:delText>
        </w:r>
      </w:del>
      <w:r w:rsidRPr="00727452">
        <w:rPr>
          <w:rFonts w:ascii="Times New Roman" w:hAnsi="Times New Roman" w:cs="Times New Roman"/>
        </w:rPr>
        <w:t xml:space="preserve"> </w:t>
      </w:r>
      <w:del w:id="289" w:author="Melanie Frazier" w:date="2017-05-15T10:13:00Z">
        <w:r w:rsidR="003C79B2" w:rsidDel="0005209E">
          <w:rPr>
            <w:rFonts w:ascii="Times New Roman" w:hAnsi="Times New Roman" w:cs="Times New Roman"/>
          </w:rPr>
          <w:delText xml:space="preserve">4 </w:delText>
        </w:r>
      </w:del>
      <w:ins w:id="290" w:author="Melanie Frazier" w:date="2017-05-15T10:13:00Z">
        <w:r w:rsidR="0005209E">
          <w:rPr>
            <w:rFonts w:ascii="Times New Roman" w:hAnsi="Times New Roman" w:cs="Times New Roman"/>
          </w:rPr>
          <w:t>G</w:t>
        </w:r>
        <w:r w:rsidR="0005209E">
          <w:rPr>
            <w:rFonts w:ascii="Times New Roman" w:hAnsi="Times New Roman" w:cs="Times New Roman"/>
          </w:rPr>
          <w:t xml:space="preserve"> </w:t>
        </w:r>
      </w:ins>
      <w:r w:rsidR="003C79B2">
        <w:rPr>
          <w:rFonts w:ascii="Times New Roman" w:hAnsi="Times New Roman" w:cs="Times New Roman"/>
        </w:rPr>
        <w:t>in S1</w:t>
      </w:r>
      <w:r w:rsidR="00727452" w:rsidRPr="00727452">
        <w:rPr>
          <w:rFonts w:ascii="Times New Roman" w:hAnsi="Times New Roman" w:cs="Times New Roman"/>
        </w:rPr>
        <w:t xml:space="preserve"> </w:t>
      </w:r>
      <w:del w:id="291" w:author="Melanie Frazier" w:date="2017-05-15T10:37:00Z">
        <w:r w:rsidR="00727452" w:rsidRPr="00727452" w:rsidDel="007515E4">
          <w:rPr>
            <w:rFonts w:ascii="Times New Roman" w:hAnsi="Times New Roman" w:cs="Times New Roman"/>
          </w:rPr>
          <w:delText>Results</w:delText>
        </w:r>
      </w:del>
      <w:ins w:id="292" w:author="Melanie Frazier" w:date="2017-05-15T10:37:00Z">
        <w:r w:rsidR="007515E4">
          <w:rPr>
            <w:rFonts w:ascii="Times New Roman" w:hAnsi="Times New Roman" w:cs="Times New Roman"/>
          </w:rPr>
          <w:t>File</w:t>
        </w:r>
      </w:ins>
      <w:r>
        <w:rPr>
          <w:rFonts w:ascii="Times New Roman" w:hAnsi="Times New Roman" w:cs="Times New Roman"/>
        </w:rPr>
        <w:t xml:space="preserve">). This goal measures the sustainable harvest of </w:t>
      </w:r>
      <w:r w:rsidR="00246716">
        <w:rPr>
          <w:rFonts w:ascii="Times New Roman" w:hAnsi="Times New Roman" w:cs="Times New Roman"/>
        </w:rPr>
        <w:t xml:space="preserve">natural products within a </w:t>
      </w:r>
      <w:r w:rsidR="002C31A6">
        <w:rPr>
          <w:rFonts w:ascii="Times New Roman" w:hAnsi="Times New Roman" w:cs="Times New Roman"/>
        </w:rPr>
        <w:t>region</w:t>
      </w:r>
      <w:r w:rsidR="00AB7379">
        <w:rPr>
          <w:rFonts w:ascii="Times New Roman" w:hAnsi="Times New Roman" w:cs="Times New Roman"/>
        </w:rPr>
        <w:t>. Globally we track this goal with harvest data on</w:t>
      </w:r>
      <w:r w:rsidR="00246716">
        <w:rPr>
          <w:rFonts w:ascii="Times New Roman" w:hAnsi="Times New Roman" w:cs="Times New Roman"/>
        </w:rPr>
        <w:t xml:space="preserve"> </w:t>
      </w:r>
      <w:r>
        <w:rPr>
          <w:rFonts w:ascii="Times New Roman" w:hAnsi="Times New Roman" w:cs="Times New Roman"/>
        </w:rPr>
        <w:t xml:space="preserve">any of </w:t>
      </w:r>
      <w:r w:rsidR="005865A1">
        <w:rPr>
          <w:rFonts w:ascii="Times New Roman" w:hAnsi="Times New Roman" w:cs="Times New Roman"/>
        </w:rPr>
        <w:t xml:space="preserve">six </w:t>
      </w:r>
      <w:r w:rsidR="00246716">
        <w:rPr>
          <w:rFonts w:ascii="Times New Roman" w:hAnsi="Times New Roman" w:cs="Times New Roman"/>
        </w:rPr>
        <w:t xml:space="preserve">products reported to the Food and Agriculture Organization </w:t>
      </w:r>
      <w:r w:rsidR="00AB7379">
        <w:rPr>
          <w:rFonts w:ascii="Times New Roman" w:hAnsi="Times New Roman" w:cs="Times New Roman"/>
        </w:rPr>
        <w:t xml:space="preserve">(FAO) </w:t>
      </w:r>
      <w:r w:rsidR="00246716">
        <w:rPr>
          <w:rFonts w:ascii="Times New Roman" w:hAnsi="Times New Roman" w:cs="Times New Roman"/>
        </w:rPr>
        <w:t>of the United Nations (</w:t>
      </w:r>
      <w:r>
        <w:rPr>
          <w:rFonts w:ascii="Times New Roman" w:hAnsi="Times New Roman" w:cs="Times New Roman"/>
        </w:rPr>
        <w:t>sponges, shells, fish oil, corals, ornamental fish and seaweeds). Estimates of the sustainability of harvest of any product are sensitive to the quality of data reported to FAO</w:t>
      </w:r>
      <w:r w:rsidR="008B0D7D">
        <w:rPr>
          <w:rFonts w:ascii="Times New Roman" w:hAnsi="Times New Roman" w:cs="Times New Roman"/>
        </w:rPr>
        <w:t>,</w:t>
      </w:r>
      <w:r>
        <w:rPr>
          <w:rFonts w:ascii="Times New Roman" w:hAnsi="Times New Roman" w:cs="Times New Roman"/>
        </w:rPr>
        <w:t xml:space="preserve"> </w:t>
      </w:r>
      <w:r w:rsidR="005865A1">
        <w:rPr>
          <w:rFonts w:ascii="Times New Roman" w:hAnsi="Times New Roman" w:cs="Times New Roman"/>
        </w:rPr>
        <w:t>as well as to</w:t>
      </w:r>
      <w:r>
        <w:rPr>
          <w:rFonts w:ascii="Times New Roman" w:hAnsi="Times New Roman" w:cs="Times New Roman"/>
        </w:rPr>
        <w:t xml:space="preserve"> the</w:t>
      </w:r>
      <w:r w:rsidR="008B0D7D">
        <w:rPr>
          <w:rFonts w:ascii="Times New Roman" w:hAnsi="Times New Roman" w:cs="Times New Roman"/>
        </w:rPr>
        <w:t xml:space="preserve"> underlying</w:t>
      </w:r>
      <w:r>
        <w:rPr>
          <w:rFonts w:ascii="Times New Roman" w:hAnsi="Times New Roman" w:cs="Times New Roman"/>
        </w:rPr>
        <w:t xml:space="preserve"> assumption that the highest harvested quantity over the time series of extraction is a </w:t>
      </w:r>
      <w:r>
        <w:rPr>
          <w:rFonts w:ascii="Times New Roman" w:hAnsi="Times New Roman" w:cs="Times New Roman"/>
        </w:rPr>
        <w:lastRenderedPageBreak/>
        <w:t>reasonable proxy for maximum sustainable yield (this assumption is borrowed from fisheries models on catch data).</w:t>
      </w:r>
      <w:r w:rsidR="00825CC7">
        <w:rPr>
          <w:rFonts w:ascii="Times New Roman" w:hAnsi="Times New Roman" w:cs="Times New Roman"/>
        </w:rPr>
        <w:t xml:space="preserve"> </w:t>
      </w:r>
    </w:p>
    <w:p w14:paraId="305457E9" w14:textId="2C38C78A" w:rsidR="009545BA" w:rsidRDefault="00727452" w:rsidP="00825CC7">
      <w:pPr>
        <w:ind w:firstLine="720"/>
        <w:rPr>
          <w:rFonts w:ascii="Times New Roman" w:hAnsi="Times New Roman" w:cs="Times New Roman"/>
        </w:rPr>
      </w:pPr>
      <w:r>
        <w:rPr>
          <w:rFonts w:ascii="Times New Roman" w:hAnsi="Times New Roman" w:cs="Times New Roman"/>
        </w:rPr>
        <w:t>Many regions are extracting fewer natural resources rel</w:t>
      </w:r>
      <w:r w:rsidR="009773A5">
        <w:rPr>
          <w:rFonts w:ascii="Times New Roman" w:hAnsi="Times New Roman" w:cs="Times New Roman"/>
        </w:rPr>
        <w:t>ative to their historical peak.</w:t>
      </w:r>
      <w:r>
        <w:rPr>
          <w:rFonts w:ascii="Times New Roman" w:hAnsi="Times New Roman" w:cs="Times New Roman"/>
        </w:rPr>
        <w:t xml:space="preserve"> For example, the natural products score of the United States decreased by an average of about 9 poin</w:t>
      </w:r>
      <w:r w:rsidR="009773A5">
        <w:rPr>
          <w:rFonts w:ascii="Times New Roman" w:hAnsi="Times New Roman" w:cs="Times New Roman"/>
        </w:rPr>
        <w:t xml:space="preserve">ts per year from 2012 to 2016. </w:t>
      </w:r>
      <w:r>
        <w:rPr>
          <w:rFonts w:ascii="Times New Roman" w:hAnsi="Times New Roman" w:cs="Times New Roman"/>
        </w:rPr>
        <w:t>This was primarily due to a substantial decrease in fish oil harvest (e.g., 183,290 tons were harvested in 1983 and 65,849 in 2013), however, there were also decreases in seaweed, sp</w:t>
      </w:r>
      <w:r w:rsidR="009773A5">
        <w:rPr>
          <w:rFonts w:ascii="Times New Roman" w:hAnsi="Times New Roman" w:cs="Times New Roman"/>
        </w:rPr>
        <w:t xml:space="preserve">onge, and coral products. </w:t>
      </w:r>
      <w:r>
        <w:rPr>
          <w:rFonts w:ascii="Times New Roman" w:hAnsi="Times New Roman" w:cs="Times New Roman"/>
        </w:rPr>
        <w:t>Costa Rica’s natural products score decreased by an average of about 22 points per year due to consistent declines in the extraction of ornamental species. Many regions may be extracting relatively fewer natural products because peak extraction levels were unsustainable, resulting in increased extraction costs or improvements in regulations.  Alternatively, regions may be optimizing other, more profitable goals, such as tourism and recreation if there are trade-offs between these goals and the natural products goal. Some regions had large decreases (or increases) in the natural product goal simply because product extraction is small, making the sustainable harvest model sensitive to small changes. We included several measures to mitigate this model behavior (e.g., only including products with at least 4 years of extraction data, using a 35% buffer for the reference point, and using a 5-year running average), but could not fully address this model sensitivity. For example, Eritrea’s natural product score went from 100 in 2012 to 5 in 2016 due to decrea</w:t>
      </w:r>
      <w:r w:rsidR="009773A5">
        <w:rPr>
          <w:rFonts w:ascii="Times New Roman" w:hAnsi="Times New Roman" w:cs="Times New Roman"/>
        </w:rPr>
        <w:t xml:space="preserve">sed extraction of ornamentals. </w:t>
      </w:r>
      <w:r>
        <w:rPr>
          <w:rFonts w:ascii="Times New Roman" w:hAnsi="Times New Roman" w:cs="Times New Roman"/>
        </w:rPr>
        <w:t>However, the extraction of ornamentals from this region has been very low (average of about 0.5 tons since first record in 1995) and sporadic (about 50% of the years have 0 extraction according to FAO data)</w:t>
      </w:r>
      <w:r w:rsidR="00107534">
        <w:rPr>
          <w:rFonts w:ascii="Times New Roman" w:hAnsi="Times New Roman" w:cs="Times New Roman"/>
        </w:rPr>
        <w:t xml:space="preserve">. </w:t>
      </w:r>
    </w:p>
    <w:p w14:paraId="10E787F6" w14:textId="182240DE" w:rsidR="005865A1" w:rsidRDefault="00224FD7" w:rsidP="00825CC7">
      <w:pPr>
        <w:ind w:firstLine="720"/>
        <w:rPr>
          <w:rFonts w:ascii="Times New Roman" w:hAnsi="Times New Roman" w:cs="Times New Roman"/>
        </w:rPr>
      </w:pPr>
      <w:r>
        <w:rPr>
          <w:rFonts w:ascii="Times New Roman" w:hAnsi="Times New Roman" w:cs="Times New Roman"/>
        </w:rPr>
        <w:t>Notable changes in goal scores also occurred with increases in the lasting special places subgoal (sense of place goal) and the fisheries subgoal (food provision goal) and decreases in the coastal protection and to</w:t>
      </w:r>
      <w:r w:rsidR="008B524B">
        <w:rPr>
          <w:rFonts w:ascii="Times New Roman" w:hAnsi="Times New Roman" w:cs="Times New Roman"/>
        </w:rPr>
        <w:t>urism &amp; recreation goals (Fig</w:t>
      </w:r>
      <w:del w:id="293" w:author="Melanie Frazier" w:date="2017-05-15T10:56:00Z">
        <w:r w:rsidR="008B524B" w:rsidDel="00F3616F">
          <w:rPr>
            <w:rFonts w:ascii="Times New Roman" w:hAnsi="Times New Roman" w:cs="Times New Roman"/>
          </w:rPr>
          <w:delText>.</w:delText>
        </w:r>
      </w:del>
      <w:r w:rsidR="008B524B">
        <w:rPr>
          <w:rFonts w:ascii="Times New Roman" w:hAnsi="Times New Roman" w:cs="Times New Roman"/>
        </w:rPr>
        <w:t xml:space="preserve"> 2</w:t>
      </w:r>
      <w:r>
        <w:rPr>
          <w:rFonts w:ascii="Times New Roman" w:hAnsi="Times New Roman" w:cs="Times New Roman"/>
        </w:rPr>
        <w:t xml:space="preserve">). </w:t>
      </w:r>
      <w:r w:rsidR="00C37D0D">
        <w:rPr>
          <w:rFonts w:ascii="Times New Roman" w:hAnsi="Times New Roman" w:cs="Times New Roman"/>
        </w:rPr>
        <w:t xml:space="preserve">Increases in the lasting special places </w:t>
      </w:r>
      <w:r w:rsidR="00E26324">
        <w:rPr>
          <w:rFonts w:ascii="Times New Roman" w:hAnsi="Times New Roman" w:cs="Times New Roman"/>
        </w:rPr>
        <w:t>subgoal</w:t>
      </w:r>
      <w:r w:rsidR="00C37D0D">
        <w:rPr>
          <w:rFonts w:ascii="Times New Roman" w:hAnsi="Times New Roman" w:cs="Times New Roman"/>
        </w:rPr>
        <w:t xml:space="preserve"> </w:t>
      </w:r>
      <w:r w:rsidR="00F7462F">
        <w:rPr>
          <w:rFonts w:ascii="Times New Roman" w:hAnsi="Times New Roman" w:cs="Times New Roman"/>
        </w:rPr>
        <w:t xml:space="preserve">were </w:t>
      </w:r>
      <w:r w:rsidR="00C37D0D">
        <w:rPr>
          <w:rFonts w:ascii="Times New Roman" w:hAnsi="Times New Roman" w:cs="Times New Roman"/>
        </w:rPr>
        <w:t>due to substantial numbers of MPAs having been created around the world in the last five years, largely in response to commitments to the United Nations to protect at least 10% of waters within each</w:t>
      </w:r>
      <w:r w:rsidR="005865A1">
        <w:rPr>
          <w:rFonts w:ascii="Times New Roman" w:hAnsi="Times New Roman" w:cs="Times New Roman"/>
        </w:rPr>
        <w:t xml:space="preserve"> country’s exclusive economic zone</w:t>
      </w:r>
      <w:r w:rsidR="00C37D0D">
        <w:rPr>
          <w:rFonts w:ascii="Times New Roman" w:hAnsi="Times New Roman" w:cs="Times New Roman"/>
        </w:rPr>
        <w:t xml:space="preserve"> </w:t>
      </w:r>
      <w:r w:rsidR="005865A1">
        <w:rPr>
          <w:rFonts w:ascii="Times New Roman" w:hAnsi="Times New Roman" w:cs="Times New Roman"/>
        </w:rPr>
        <w:t>(</w:t>
      </w:r>
      <w:r w:rsidR="00C37D0D" w:rsidRPr="00D75049">
        <w:rPr>
          <w:rFonts w:ascii="Times New Roman" w:hAnsi="Times New Roman" w:cs="Times New Roman"/>
        </w:rPr>
        <w:t>EEZ</w:t>
      </w:r>
      <w:r w:rsidR="005865A1" w:rsidRPr="00D75049">
        <w:rPr>
          <w:rFonts w:ascii="Times New Roman" w:hAnsi="Times New Roman" w:cs="Times New Roman"/>
        </w:rPr>
        <w:t>)</w:t>
      </w:r>
      <w:r w:rsidR="00C37D0D" w:rsidRPr="00D75049">
        <w:rPr>
          <w:rFonts w:ascii="Times New Roman" w:hAnsi="Times New Roman" w:cs="Times New Roman"/>
        </w:rPr>
        <w:t xml:space="preserve"> by 2020</w:t>
      </w:r>
      <w:r w:rsidR="005865A1" w:rsidRPr="00D75049">
        <w:rPr>
          <w:rFonts w:ascii="Times New Roman" w:hAnsi="Times New Roman" w:cs="Times New Roman"/>
        </w:rPr>
        <w:t xml:space="preserve"> </w:t>
      </w:r>
      <w:r w:rsidR="00D40212" w:rsidRPr="00D75049">
        <w:rPr>
          <w:rFonts w:ascii="Times New Roman" w:hAnsi="Times New Roman" w:cs="Times New Roman"/>
          <w:bCs/>
        </w:rPr>
        <w:fldChar w:fldCharType="begin"/>
      </w:r>
      <w:r w:rsidR="00F05DFA">
        <w:rPr>
          <w:rFonts w:ascii="Times New Roman" w:hAnsi="Times New Roman" w:cs="Times New Roman"/>
          <w:bCs/>
        </w:rPr>
        <w:instrText xml:space="preserve"> ADDIN ZOTERO_ITEM {"citationID":"16vkddtun","properties":{"formattedCitation":"[30]","plainCitation":"[30]"},"citationItems":[{"id":2332,"uris":["http://zotero.org/groups/54759/items/TSB28PUU"],"uri":["http://zotero.org/groups/54759/items/TSB28PUU"]}]} </w:instrText>
      </w:r>
      <w:r w:rsidR="00D40212" w:rsidRPr="00D75049">
        <w:rPr>
          <w:rFonts w:ascii="Times New Roman" w:hAnsi="Times New Roman" w:cs="Times New Roman"/>
          <w:bCs/>
        </w:rPr>
        <w:fldChar w:fldCharType="separate"/>
      </w:r>
      <w:r w:rsidR="00F05DFA">
        <w:rPr>
          <w:rFonts w:ascii="Times New Roman" w:hAnsi="Times New Roman" w:cs="Times New Roman"/>
          <w:bCs/>
          <w:noProof/>
        </w:rPr>
        <w:t>[30]</w:t>
      </w:r>
      <w:r w:rsidR="00D40212" w:rsidRPr="00D75049">
        <w:rPr>
          <w:rFonts w:ascii="Times New Roman" w:hAnsi="Times New Roman" w:cs="Times New Roman"/>
          <w:bCs/>
        </w:rPr>
        <w:fldChar w:fldCharType="end"/>
      </w:r>
      <w:r w:rsidR="00C37D0D" w:rsidRPr="00D75049">
        <w:rPr>
          <w:rFonts w:ascii="Times New Roman" w:hAnsi="Times New Roman" w:cs="Times New Roman"/>
        </w:rPr>
        <w:t>.</w:t>
      </w:r>
      <w:r w:rsidR="00C37D0D">
        <w:rPr>
          <w:rFonts w:ascii="Times New Roman" w:hAnsi="Times New Roman" w:cs="Times New Roman"/>
        </w:rPr>
        <w:t xml:space="preserve"> </w:t>
      </w:r>
    </w:p>
    <w:p w14:paraId="791F7878" w14:textId="3575770B" w:rsidR="00C37D0D" w:rsidRDefault="00C37D0D" w:rsidP="00825CC7">
      <w:pPr>
        <w:ind w:firstLine="720"/>
        <w:rPr>
          <w:rFonts w:ascii="Times New Roman" w:hAnsi="Times New Roman" w:cs="Times New Roman"/>
        </w:rPr>
      </w:pPr>
      <w:r>
        <w:rPr>
          <w:rFonts w:ascii="Times New Roman" w:hAnsi="Times New Roman" w:cs="Times New Roman"/>
        </w:rPr>
        <w:t xml:space="preserve">Increases in the fisheries </w:t>
      </w:r>
      <w:r w:rsidR="00E26324">
        <w:rPr>
          <w:rFonts w:ascii="Times New Roman" w:hAnsi="Times New Roman" w:cs="Times New Roman"/>
        </w:rPr>
        <w:t>subgoal</w:t>
      </w:r>
      <w:r>
        <w:rPr>
          <w:rFonts w:ascii="Times New Roman" w:hAnsi="Times New Roman" w:cs="Times New Roman"/>
        </w:rPr>
        <w:t>, while modest (0.5 point per year on average), represent another global success story for ocean health</w:t>
      </w:r>
      <w:r w:rsidR="005865A1">
        <w:rPr>
          <w:rFonts w:ascii="Times New Roman" w:hAnsi="Times New Roman" w:cs="Times New Roman"/>
        </w:rPr>
        <w:t xml:space="preserve"> because</w:t>
      </w:r>
      <w:r>
        <w:rPr>
          <w:rFonts w:ascii="Times New Roman" w:hAnsi="Times New Roman" w:cs="Times New Roman"/>
        </w:rPr>
        <w:t xml:space="preserve"> fisheries</w:t>
      </w:r>
      <w:r w:rsidR="005865A1">
        <w:rPr>
          <w:rFonts w:ascii="Times New Roman" w:hAnsi="Times New Roman" w:cs="Times New Roman"/>
        </w:rPr>
        <w:t xml:space="preserve">, </w:t>
      </w:r>
      <w:r w:rsidR="00AB7379">
        <w:rPr>
          <w:rFonts w:ascii="Times New Roman" w:hAnsi="Times New Roman" w:cs="Times New Roman"/>
        </w:rPr>
        <w:t>especially in developed countries</w:t>
      </w:r>
      <w:r>
        <w:rPr>
          <w:rFonts w:ascii="Times New Roman" w:hAnsi="Times New Roman" w:cs="Times New Roman"/>
        </w:rPr>
        <w:t xml:space="preserve"> </w:t>
      </w:r>
      <w:r w:rsidR="00727452">
        <w:rPr>
          <w:rFonts w:ascii="Times New Roman" w:hAnsi="Times New Roman" w:cs="Times New Roman"/>
        </w:rPr>
        <w:t xml:space="preserve">where stocks </w:t>
      </w:r>
      <w:r>
        <w:rPr>
          <w:rFonts w:ascii="Times New Roman" w:hAnsi="Times New Roman" w:cs="Times New Roman"/>
        </w:rPr>
        <w:t xml:space="preserve">are being harvested more sustainably. </w:t>
      </w:r>
      <w:r w:rsidR="00727452">
        <w:rPr>
          <w:rFonts w:ascii="Times New Roman" w:hAnsi="Times New Roman" w:cs="Times New Roman"/>
        </w:rPr>
        <w:t>Of the 220 regions we assessed, 142 had increasing fishery status scores, which is driven by improving sustainability scores (e.g., B/B</w:t>
      </w:r>
      <w:r w:rsidR="00727452" w:rsidRPr="00727452">
        <w:rPr>
          <w:rFonts w:ascii="Times New Roman" w:hAnsi="Times New Roman" w:cs="Times New Roman"/>
          <w:vertAlign w:val="subscript"/>
        </w:rPr>
        <w:t>MSY</w:t>
      </w:r>
      <w:r w:rsidR="00D05EA6">
        <w:rPr>
          <w:rFonts w:ascii="Times New Roman" w:hAnsi="Times New Roman" w:cs="Times New Roman"/>
        </w:rPr>
        <w:t xml:space="preserve">). </w:t>
      </w:r>
      <w:r w:rsidR="00727452">
        <w:rPr>
          <w:rFonts w:ascii="Times New Roman" w:hAnsi="Times New Roman" w:cs="Times New Roman"/>
        </w:rPr>
        <w:t>Status scores can improve for a region if B/B</w:t>
      </w:r>
      <w:r w:rsidR="00727452" w:rsidRPr="00727452">
        <w:rPr>
          <w:rFonts w:ascii="Times New Roman" w:hAnsi="Times New Roman" w:cs="Times New Roman"/>
          <w:vertAlign w:val="subscript"/>
        </w:rPr>
        <w:t>MSY</w:t>
      </w:r>
      <w:r w:rsidR="00727452">
        <w:rPr>
          <w:rFonts w:ascii="Times New Roman" w:hAnsi="Times New Roman" w:cs="Times New Roman"/>
        </w:rPr>
        <w:t xml:space="preserve"> values increase over time for stocks with B/B</w:t>
      </w:r>
      <w:r w:rsidR="00727452" w:rsidRPr="00727452">
        <w:rPr>
          <w:rFonts w:ascii="Times New Roman" w:hAnsi="Times New Roman" w:cs="Times New Roman"/>
          <w:vertAlign w:val="subscript"/>
        </w:rPr>
        <w:t>MSY</w:t>
      </w:r>
      <w:r w:rsidR="00727452">
        <w:rPr>
          <w:rFonts w:ascii="Times New Roman" w:hAnsi="Times New Roman" w:cs="Times New Roman"/>
        </w:rPr>
        <w:t xml:space="preserve"> values less than 1 (indicating potential overharvesting) and/or </w:t>
      </w:r>
      <w:r w:rsidR="00D05EA6">
        <w:rPr>
          <w:rFonts w:ascii="Times New Roman" w:hAnsi="Times New Roman" w:cs="Times New Roman"/>
        </w:rPr>
        <w:t xml:space="preserve">decrease for stocks with </w:t>
      </w:r>
      <w:r w:rsidR="00727452">
        <w:rPr>
          <w:rFonts w:ascii="Times New Roman" w:hAnsi="Times New Roman" w:cs="Times New Roman"/>
        </w:rPr>
        <w:t>B/B</w:t>
      </w:r>
      <w:r w:rsidR="00727452" w:rsidRPr="00727452">
        <w:rPr>
          <w:rFonts w:ascii="Times New Roman" w:hAnsi="Times New Roman" w:cs="Times New Roman"/>
          <w:vertAlign w:val="subscript"/>
        </w:rPr>
        <w:t>MSY</w:t>
      </w:r>
      <w:r w:rsidR="00727452">
        <w:rPr>
          <w:rFonts w:ascii="Times New Roman" w:hAnsi="Times New Roman" w:cs="Times New Roman"/>
        </w:rPr>
        <w:t xml:space="preserve"> values greater than 1 (indicating under-harvesting). Increases in Norway</w:t>
      </w:r>
      <w:r w:rsidR="00A01E80">
        <w:rPr>
          <w:rFonts w:ascii="Times New Roman" w:hAnsi="Times New Roman" w:cs="Times New Roman"/>
        </w:rPr>
        <w:t>’s</w:t>
      </w:r>
      <w:r w:rsidR="00727452">
        <w:rPr>
          <w:rFonts w:ascii="Times New Roman" w:hAnsi="Times New Roman" w:cs="Times New Roman"/>
        </w:rPr>
        <w:t xml:space="preserve"> and Canada’s fishery status scores were driven by both increasing B/B</w:t>
      </w:r>
      <w:r w:rsidR="00727452" w:rsidRPr="00727452">
        <w:rPr>
          <w:rFonts w:ascii="Times New Roman" w:hAnsi="Times New Roman" w:cs="Times New Roman"/>
          <w:vertAlign w:val="subscript"/>
        </w:rPr>
        <w:t>MSY</w:t>
      </w:r>
      <w:r w:rsidR="00727452">
        <w:rPr>
          <w:rFonts w:ascii="Times New Roman" w:hAnsi="Times New Roman" w:cs="Times New Roman"/>
        </w:rPr>
        <w:t xml:space="preserve"> values when low and decreasing B/B</w:t>
      </w:r>
      <w:r w:rsidR="00727452" w:rsidRPr="00727452">
        <w:rPr>
          <w:rFonts w:ascii="Times New Roman" w:hAnsi="Times New Roman" w:cs="Times New Roman"/>
          <w:vertAlign w:val="subscript"/>
        </w:rPr>
        <w:t>MSY</w:t>
      </w:r>
      <w:r w:rsidR="00727452">
        <w:rPr>
          <w:rFonts w:ascii="Times New Roman" w:hAnsi="Times New Roman" w:cs="Times New Roman"/>
        </w:rPr>
        <w:t xml:space="preserve"> values when high</w:t>
      </w:r>
      <w:r w:rsidR="00D05EA6">
        <w:rPr>
          <w:rFonts w:ascii="Times New Roman" w:hAnsi="Times New Roman" w:cs="Times New Roman"/>
        </w:rPr>
        <w:t xml:space="preserve">. </w:t>
      </w:r>
      <w:r w:rsidR="00727452">
        <w:rPr>
          <w:rFonts w:ascii="Times New Roman" w:hAnsi="Times New Roman" w:cs="Times New Roman"/>
        </w:rPr>
        <w:t>Increases in Vietnam</w:t>
      </w:r>
      <w:r w:rsidR="00A01E80">
        <w:rPr>
          <w:rFonts w:ascii="Times New Roman" w:hAnsi="Times New Roman" w:cs="Times New Roman"/>
        </w:rPr>
        <w:t>’s</w:t>
      </w:r>
      <w:r w:rsidR="00727452">
        <w:rPr>
          <w:rFonts w:ascii="Times New Roman" w:hAnsi="Times New Roman" w:cs="Times New Roman"/>
        </w:rPr>
        <w:t xml:space="preserve"> and Madagascar’s status scores were driven primarily by decreases in the B/B</w:t>
      </w:r>
      <w:r w:rsidR="009773A5" w:rsidRPr="009773A5">
        <w:rPr>
          <w:rFonts w:ascii="Times New Roman" w:hAnsi="Times New Roman" w:cs="Times New Roman"/>
          <w:vertAlign w:val="subscript"/>
        </w:rPr>
        <w:t>MSY</w:t>
      </w:r>
      <w:r w:rsidR="00727452">
        <w:rPr>
          <w:rFonts w:ascii="Times New Roman" w:hAnsi="Times New Roman" w:cs="Times New Roman"/>
        </w:rPr>
        <w:t xml:space="preserve"> values of under-harvested stocks. </w:t>
      </w:r>
      <w:r>
        <w:rPr>
          <w:rFonts w:ascii="Times New Roman" w:hAnsi="Times New Roman" w:cs="Times New Roman"/>
        </w:rPr>
        <w:t xml:space="preserve">Substantial challenges remain for reforming management and harvest of fisheries in many parts of the world, particularly in developing countries, but the improvements </w:t>
      </w:r>
      <w:r w:rsidR="00967E18">
        <w:rPr>
          <w:rFonts w:ascii="Times New Roman" w:hAnsi="Times New Roman" w:cs="Times New Roman"/>
        </w:rPr>
        <w:t xml:space="preserve">we found </w:t>
      </w:r>
      <w:r>
        <w:rPr>
          <w:rFonts w:ascii="Times New Roman" w:hAnsi="Times New Roman" w:cs="Times New Roman"/>
        </w:rPr>
        <w:t>echo the message of other</w:t>
      </w:r>
      <w:r w:rsidR="0041306D">
        <w:rPr>
          <w:rFonts w:ascii="Times New Roman" w:hAnsi="Times New Roman" w:cs="Times New Roman"/>
        </w:rPr>
        <w:t xml:space="preserve"> studie</w:t>
      </w:r>
      <w:r>
        <w:rPr>
          <w:rFonts w:ascii="Times New Roman" w:hAnsi="Times New Roman" w:cs="Times New Roman"/>
        </w:rPr>
        <w:t>s that concerted and enforced management of sustainable catch and effort levels can produce abundant and sus</w:t>
      </w:r>
      <w:r w:rsidR="00F3143E">
        <w:rPr>
          <w:rFonts w:ascii="Times New Roman" w:hAnsi="Times New Roman" w:cs="Times New Roman"/>
        </w:rPr>
        <w:t>tainable seafood</w:t>
      </w:r>
      <w:r w:rsidR="00323E55">
        <w:rPr>
          <w:rFonts w:ascii="Times New Roman" w:hAnsi="Times New Roman" w:cs="Times New Roman"/>
        </w:rPr>
        <w:t>.</w:t>
      </w:r>
    </w:p>
    <w:p w14:paraId="672FA57D" w14:textId="7A537A5C" w:rsidR="00307EC4" w:rsidRDefault="00D56FB5" w:rsidP="00825CC7">
      <w:pPr>
        <w:ind w:firstLine="720"/>
        <w:rPr>
          <w:rFonts w:ascii="Times New Roman" w:hAnsi="Times New Roman" w:cs="Times New Roman"/>
        </w:rPr>
      </w:pPr>
      <w:r>
        <w:rPr>
          <w:rFonts w:ascii="Times New Roman" w:hAnsi="Times New Roman" w:cs="Times New Roman"/>
        </w:rPr>
        <w:lastRenderedPageBreak/>
        <w:t xml:space="preserve">Declines in scores for coastal protection were primarily driven by the substantial loss of coastal sea ice in sub-Arctic coastlines. Sea ice is one of the five assessed habitats that help protect coastlines from storm damage and erosion (the others are seagrasses, coral reefs, mangroves and salt marshes), and it is the only one for which high spatial- and temporal-resolution data on habitat extent exist. </w:t>
      </w:r>
      <w:r w:rsidR="00D05EA6">
        <w:rPr>
          <w:rFonts w:ascii="Times New Roman" w:hAnsi="Times New Roman" w:cs="Times New Roman"/>
        </w:rPr>
        <w:t>Six</w:t>
      </w:r>
      <w:r>
        <w:rPr>
          <w:rFonts w:ascii="Times New Roman" w:hAnsi="Times New Roman" w:cs="Times New Roman"/>
        </w:rPr>
        <w:t xml:space="preserve"> sub-Arctic countries </w:t>
      </w:r>
      <w:r w:rsidR="003C79B2">
        <w:rPr>
          <w:rFonts w:ascii="Times New Roman" w:hAnsi="Times New Roman" w:cs="Times New Roman"/>
        </w:rPr>
        <w:t>(</w:t>
      </w:r>
      <w:r w:rsidR="00D05EA6">
        <w:rPr>
          <w:rFonts w:ascii="Times New Roman" w:hAnsi="Times New Roman" w:cs="Times New Roman"/>
        </w:rPr>
        <w:t xml:space="preserve">Lithuania, Sweden, Finland, Estonia, Latvia, Norway) </w:t>
      </w:r>
      <w:r>
        <w:rPr>
          <w:rFonts w:ascii="Times New Roman" w:hAnsi="Times New Roman" w:cs="Times New Roman"/>
        </w:rPr>
        <w:t xml:space="preserve">had coastal protection scores drop by more than </w:t>
      </w:r>
      <w:r w:rsidR="00D05EA6">
        <w:rPr>
          <w:rFonts w:ascii="Times New Roman" w:hAnsi="Times New Roman" w:cs="Times New Roman"/>
        </w:rPr>
        <w:t>25</w:t>
      </w:r>
      <w:r>
        <w:rPr>
          <w:rFonts w:ascii="Times New Roman" w:hAnsi="Times New Roman" w:cs="Times New Roman"/>
        </w:rPr>
        <w:t xml:space="preserve"> points </w:t>
      </w:r>
      <w:r w:rsidR="00D05EA6">
        <w:rPr>
          <w:rFonts w:ascii="Times New Roman" w:hAnsi="Times New Roman" w:cs="Times New Roman"/>
        </w:rPr>
        <w:t xml:space="preserve">from 2012 to 2016 </w:t>
      </w:r>
      <w:r>
        <w:rPr>
          <w:rFonts w:ascii="Times New Roman" w:hAnsi="Times New Roman" w:cs="Times New Roman"/>
        </w:rPr>
        <w:t xml:space="preserve">due to sea ice loss, and these changes in turn </w:t>
      </w:r>
      <w:r w:rsidR="00967E18">
        <w:rPr>
          <w:rFonts w:ascii="Times New Roman" w:hAnsi="Times New Roman" w:cs="Times New Roman"/>
        </w:rPr>
        <w:t>drove the decline</w:t>
      </w:r>
      <w:r>
        <w:rPr>
          <w:rFonts w:ascii="Times New Roman" w:hAnsi="Times New Roman" w:cs="Times New Roman"/>
        </w:rPr>
        <w:t xml:space="preserve"> </w:t>
      </w:r>
      <w:r w:rsidR="00967E18">
        <w:rPr>
          <w:rFonts w:ascii="Times New Roman" w:hAnsi="Times New Roman" w:cs="Times New Roman"/>
        </w:rPr>
        <w:t>in the global score</w:t>
      </w:r>
      <w:r>
        <w:rPr>
          <w:rFonts w:ascii="Times New Roman" w:hAnsi="Times New Roman" w:cs="Times New Roman"/>
        </w:rPr>
        <w:t xml:space="preserve"> for coastal protection. </w:t>
      </w:r>
    </w:p>
    <w:p w14:paraId="3C721E81" w14:textId="0E52D2EA" w:rsidR="00224FD7" w:rsidRDefault="00D56FB5" w:rsidP="00825CC7">
      <w:pPr>
        <w:ind w:firstLine="720"/>
        <w:rPr>
          <w:rFonts w:ascii="Times New Roman" w:hAnsi="Times New Roman" w:cs="Times New Roman"/>
        </w:rPr>
      </w:pPr>
      <w:r>
        <w:rPr>
          <w:rFonts w:ascii="Times New Roman" w:hAnsi="Times New Roman" w:cs="Times New Roman"/>
        </w:rPr>
        <w:t xml:space="preserve">Global declines in scores for tourism </w:t>
      </w:r>
      <w:r w:rsidR="00490996">
        <w:rPr>
          <w:rFonts w:ascii="Times New Roman" w:hAnsi="Times New Roman" w:cs="Times New Roman"/>
        </w:rPr>
        <w:t xml:space="preserve">&amp; </w:t>
      </w:r>
      <w:r>
        <w:rPr>
          <w:rFonts w:ascii="Times New Roman" w:hAnsi="Times New Roman" w:cs="Times New Roman"/>
        </w:rPr>
        <w:t xml:space="preserve">recreation are not as easy to explain. </w:t>
      </w:r>
      <w:r w:rsidR="00385463">
        <w:rPr>
          <w:rFonts w:ascii="Times New Roman" w:hAnsi="Times New Roman" w:cs="Times New Roman"/>
        </w:rPr>
        <w:t xml:space="preserve">In the absence of more direct global data on the number of tourists visiting coastal </w:t>
      </w:r>
      <w:r w:rsidR="002C31A6">
        <w:rPr>
          <w:rFonts w:ascii="Times New Roman" w:hAnsi="Times New Roman" w:cs="Times New Roman"/>
        </w:rPr>
        <w:t>areas</w:t>
      </w:r>
      <w:r w:rsidR="00385463">
        <w:rPr>
          <w:rFonts w:ascii="Times New Roman" w:hAnsi="Times New Roman" w:cs="Times New Roman"/>
        </w:rPr>
        <w:t xml:space="preserve"> of each </w:t>
      </w:r>
      <w:r w:rsidR="002C31A6">
        <w:rPr>
          <w:rFonts w:ascii="Times New Roman" w:hAnsi="Times New Roman" w:cs="Times New Roman"/>
        </w:rPr>
        <w:t>region</w:t>
      </w:r>
      <w:r w:rsidR="00385463">
        <w:rPr>
          <w:rFonts w:ascii="Times New Roman" w:hAnsi="Times New Roman" w:cs="Times New Roman"/>
        </w:rPr>
        <w:t>, we</w:t>
      </w:r>
      <w:r>
        <w:rPr>
          <w:rFonts w:ascii="Times New Roman" w:hAnsi="Times New Roman" w:cs="Times New Roman"/>
        </w:rPr>
        <w:t xml:space="preserve"> use</w:t>
      </w:r>
      <w:r w:rsidR="00385463">
        <w:rPr>
          <w:rFonts w:ascii="Times New Roman" w:hAnsi="Times New Roman" w:cs="Times New Roman"/>
        </w:rPr>
        <w:t>d</w:t>
      </w:r>
      <w:r>
        <w:rPr>
          <w:rFonts w:ascii="Times New Roman" w:hAnsi="Times New Roman" w:cs="Times New Roman"/>
        </w:rPr>
        <w:t xml:space="preserve"> employment data from the travel and tourism industries to model likely changes in coastal tourism. Declines in such jobs over the past five years are likely real, but the causes of those declines and how they might relate to, or impact, the tourism and recreation industries </w:t>
      </w:r>
      <w:r w:rsidR="00307EC4">
        <w:rPr>
          <w:rFonts w:ascii="Times New Roman" w:hAnsi="Times New Roman" w:cs="Times New Roman"/>
        </w:rPr>
        <w:t xml:space="preserve">are </w:t>
      </w:r>
      <w:r>
        <w:rPr>
          <w:rFonts w:ascii="Times New Roman" w:hAnsi="Times New Roman" w:cs="Times New Roman"/>
        </w:rPr>
        <w:t>much less certain.</w:t>
      </w:r>
      <w:r w:rsidR="005C726B">
        <w:rPr>
          <w:rFonts w:ascii="Times New Roman" w:hAnsi="Times New Roman" w:cs="Times New Roman"/>
        </w:rPr>
        <w:t xml:space="preserve"> Ideally, the tourism &amp; recreation goal would be </w:t>
      </w:r>
      <w:r w:rsidR="00967E18">
        <w:rPr>
          <w:rFonts w:ascii="Times New Roman" w:hAnsi="Times New Roman" w:cs="Times New Roman"/>
        </w:rPr>
        <w:t xml:space="preserve">assessed by information more directly connected to </w:t>
      </w:r>
      <w:r w:rsidR="003C79B2">
        <w:rPr>
          <w:rFonts w:ascii="Times New Roman" w:hAnsi="Times New Roman" w:cs="Times New Roman"/>
        </w:rPr>
        <w:t>the benefits people enjoy through access to marine tourism and recreation</w:t>
      </w:r>
      <w:r w:rsidR="00967E18">
        <w:rPr>
          <w:rFonts w:ascii="Times New Roman" w:hAnsi="Times New Roman" w:cs="Times New Roman"/>
        </w:rPr>
        <w:t>, such as</w:t>
      </w:r>
      <w:r w:rsidR="005C726B">
        <w:rPr>
          <w:rFonts w:ascii="Times New Roman" w:hAnsi="Times New Roman" w:cs="Times New Roman"/>
        </w:rPr>
        <w:t xml:space="preserve"> with data on participation in tourism and recreation </w:t>
      </w:r>
      <w:r w:rsidR="005C726B" w:rsidRPr="00D75049">
        <w:rPr>
          <w:rFonts w:ascii="Times New Roman" w:hAnsi="Times New Roman" w:cs="Times New Roman"/>
        </w:rPr>
        <w:t xml:space="preserve">activities </w:t>
      </w:r>
      <w:r w:rsidR="00861C96" w:rsidRPr="00D75049">
        <w:rPr>
          <w:rFonts w:ascii="Times New Roman" w:hAnsi="Times New Roman" w:cs="Times New Roman"/>
        </w:rPr>
        <w:fldChar w:fldCharType="begin">
          <w:fldData xml:space="preserve">PEVuZE5vdGU+PENpdGU+PEF1dGhvcj5IYWxwZXJuPC9BdXRob3I+PFllYXI+MjAxNDwvWWVhcj48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</w:fldData>
        </w:fldChar>
      </w:r>
      <w:r w:rsidR="00861C96" w:rsidRPr="00D75049">
        <w:rPr>
          <w:rFonts w:ascii="Times New Roman" w:hAnsi="Times New Roman" w:cs="Times New Roman"/>
        </w:rPr>
        <w:instrText xml:space="preserve"> ADDIN EN.CITE </w:instrText>
      </w:r>
      <w:r w:rsidR="00861C96" w:rsidRPr="00D75049">
        <w:rPr>
          <w:rFonts w:ascii="Times New Roman" w:hAnsi="Times New Roman" w:cs="Times New Roman"/>
        </w:rPr>
        <w:fldChar w:fldCharType="begin">
          <w:fldData xml:space="preserve">PEVuZE5vdGU+PENpdGU+PEF1dGhvcj5IYWxwZXJuPC9BdXRob3I+PFllYXI+MjAxNDwvWWVhcj48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</w:fldData>
        </w:fldChar>
      </w:r>
      <w:r w:rsidR="00861C96" w:rsidRPr="00D75049">
        <w:rPr>
          <w:rFonts w:ascii="Times New Roman" w:hAnsi="Times New Roman" w:cs="Times New Roman"/>
        </w:rPr>
        <w:instrText xml:space="preserve"> ADDIN EN.CITE.DATA </w:instrText>
      </w:r>
      <w:r w:rsidR="00861C96" w:rsidRPr="00D75049">
        <w:rPr>
          <w:rFonts w:ascii="Times New Roman" w:hAnsi="Times New Roman" w:cs="Times New Roman"/>
        </w:rPr>
      </w:r>
      <w:r w:rsidR="00861C96" w:rsidRPr="00D75049">
        <w:rPr>
          <w:rFonts w:ascii="Times New Roman" w:hAnsi="Times New Roman" w:cs="Times New Roman"/>
        </w:rPr>
        <w:fldChar w:fldCharType="end"/>
      </w:r>
      <w:r w:rsidR="00861C96" w:rsidRPr="00D75049">
        <w:rPr>
          <w:rFonts w:ascii="Times New Roman" w:hAnsi="Times New Roman" w:cs="Times New Roman"/>
        </w:rPr>
      </w:r>
      <w:r w:rsidR="00861C96" w:rsidRPr="00D75049">
        <w:rPr>
          <w:rFonts w:ascii="Times New Roman" w:hAnsi="Times New Roman" w:cs="Times New Roman"/>
        </w:rPr>
        <w:fldChar w:fldCharType="separate"/>
      </w:r>
      <w:r w:rsidR="00D40212" w:rsidRPr="00D75049">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{"citationID":"12eho4lutn","properties":{"formattedCitation":"[31]","plainCitation":"[31]"},"citationItems":[{"id":1318,"uris":["http://zotero.org/groups/54759/items/CSE8KQN4"],"uri":["http://zotero.org/groups/54759/items/CSE8KQN4"]}]} </w:instrText>
      </w:r>
      <w:r w:rsidR="00D40212" w:rsidRPr="00D75049">
        <w:rPr>
          <w:rFonts w:ascii="Times New Roman" w:hAnsi="Times New Roman" w:cs="Times New Roman"/>
          <w:noProof/>
        </w:rPr>
        <w:fldChar w:fldCharType="separate"/>
      </w:r>
      <w:r w:rsidR="00F05DFA">
        <w:rPr>
          <w:rFonts w:ascii="Times New Roman" w:hAnsi="Times New Roman" w:cs="Times New Roman"/>
          <w:noProof/>
        </w:rPr>
        <w:t>[31]</w:t>
      </w:r>
      <w:r w:rsidR="00D40212" w:rsidRPr="00D75049">
        <w:rPr>
          <w:rFonts w:ascii="Times New Roman" w:hAnsi="Times New Roman" w:cs="Times New Roman"/>
          <w:noProof/>
        </w:rPr>
        <w:fldChar w:fldCharType="end"/>
      </w:r>
      <w:r w:rsidR="00861C96" w:rsidRPr="00D75049">
        <w:rPr>
          <w:rFonts w:ascii="Times New Roman" w:hAnsi="Times New Roman" w:cs="Times New Roman"/>
        </w:rPr>
        <w:fldChar w:fldCharType="end"/>
      </w:r>
      <w:r w:rsidR="005C726B" w:rsidRPr="00D75049">
        <w:rPr>
          <w:rFonts w:ascii="Times New Roman" w:hAnsi="Times New Roman" w:cs="Times New Roman"/>
        </w:rPr>
        <w:t xml:space="preserve">, </w:t>
      </w:r>
      <w:r w:rsidR="00967E18" w:rsidRPr="00D75049">
        <w:rPr>
          <w:rFonts w:ascii="Times New Roman" w:hAnsi="Times New Roman" w:cs="Times New Roman"/>
        </w:rPr>
        <w:t>but</w:t>
      </w:r>
      <w:r w:rsidR="005C726B">
        <w:rPr>
          <w:rFonts w:ascii="Times New Roman" w:hAnsi="Times New Roman" w:cs="Times New Roman"/>
        </w:rPr>
        <w:t xml:space="preserve"> </w:t>
      </w:r>
      <w:r w:rsidR="002017E8">
        <w:rPr>
          <w:rFonts w:ascii="Times New Roman" w:hAnsi="Times New Roman" w:cs="Times New Roman"/>
        </w:rPr>
        <w:t xml:space="preserve">these data are not available at a global scale and </w:t>
      </w:r>
      <w:del w:id="294" w:author="Melanie Frazier" w:date="2017-05-15T10:19:00Z">
        <w:r w:rsidR="00E14E02" w:rsidDel="00C41A56">
          <w:rPr>
            <w:rFonts w:ascii="Times New Roman" w:hAnsi="Times New Roman" w:cs="Times New Roman"/>
          </w:rPr>
          <w:delText xml:space="preserve">using </w:delText>
        </w:r>
      </w:del>
      <w:r w:rsidR="00E14E02">
        <w:rPr>
          <w:rFonts w:ascii="Times New Roman" w:hAnsi="Times New Roman" w:cs="Times New Roman"/>
        </w:rPr>
        <w:t xml:space="preserve">employment data is already a more direct measure than </w:t>
      </w:r>
      <w:r w:rsidR="00967E18">
        <w:rPr>
          <w:rFonts w:ascii="Times New Roman" w:hAnsi="Times New Roman" w:cs="Times New Roman"/>
        </w:rPr>
        <w:t xml:space="preserve">was used in previous </w:t>
      </w:r>
      <w:r w:rsidR="00967E18" w:rsidRPr="00D75049">
        <w:rPr>
          <w:rFonts w:ascii="Times New Roman" w:hAnsi="Times New Roman" w:cs="Times New Roman"/>
        </w:rPr>
        <w:t>assessments</w:t>
      </w:r>
      <w:r w:rsidR="00E14E02" w:rsidRPr="00D75049">
        <w:rPr>
          <w:rFonts w:ascii="Times New Roman" w:hAnsi="Times New Roman" w:cs="Times New Roman"/>
        </w:rPr>
        <w:t xml:space="preserve"> </w:t>
      </w:r>
      <w:r w:rsidR="00861C96" w:rsidRPr="00D75049">
        <w:rPr>
          <w:rFonts w:ascii="Times New Roman" w:hAnsi="Times New Roman" w:cs="Times New Roman"/>
        </w:rPr>
        <w:fldChar w:fldCharType="begin">
          <w:fldData xml:space="preserve">PEVuZE5vdGU+PENpdGU+PEF1dGhvcj5IYWxwZXJuPC9BdXRob3I+PFllYXI+MjAxMjwvWWVhcj48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</w:fldData>
        </w:fldChar>
      </w:r>
      <w:r w:rsidR="00861C96" w:rsidRPr="00D75049">
        <w:rPr>
          <w:rFonts w:ascii="Times New Roman" w:hAnsi="Times New Roman" w:cs="Times New Roman"/>
        </w:rPr>
        <w:instrText xml:space="preserve"> ADDIN EN.CITE </w:instrText>
      </w:r>
      <w:r w:rsidR="00861C96" w:rsidRPr="00D75049">
        <w:rPr>
          <w:rFonts w:ascii="Times New Roman" w:hAnsi="Times New Roman" w:cs="Times New Roman"/>
        </w:rPr>
        <w:fldChar w:fldCharType="begin">
          <w:fldData xml:space="preserve">PEVuZE5vdGU+PENpdGU+PEF1dGhvcj5IYWxwZXJuPC9BdXRob3I+PFllYXI+MjAxMjwvWWVhcj48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</w:fldData>
        </w:fldChar>
      </w:r>
      <w:r w:rsidR="00861C96" w:rsidRPr="00D75049">
        <w:rPr>
          <w:rFonts w:ascii="Times New Roman" w:hAnsi="Times New Roman" w:cs="Times New Roman"/>
        </w:rPr>
        <w:instrText xml:space="preserve"> ADDIN EN.CITE.DATA </w:instrText>
      </w:r>
      <w:r w:rsidR="00861C96" w:rsidRPr="00D75049">
        <w:rPr>
          <w:rFonts w:ascii="Times New Roman" w:hAnsi="Times New Roman" w:cs="Times New Roman"/>
        </w:rPr>
      </w:r>
      <w:r w:rsidR="00861C96" w:rsidRPr="00D75049">
        <w:rPr>
          <w:rFonts w:ascii="Times New Roman" w:hAnsi="Times New Roman" w:cs="Times New Roman"/>
        </w:rPr>
        <w:fldChar w:fldCharType="end"/>
      </w:r>
      <w:r w:rsidR="00861C96" w:rsidRPr="00D75049">
        <w:rPr>
          <w:rFonts w:ascii="Times New Roman" w:hAnsi="Times New Roman" w:cs="Times New Roman"/>
        </w:rPr>
      </w:r>
      <w:r w:rsidR="00861C96" w:rsidRPr="00D75049">
        <w:rPr>
          <w:rFonts w:ascii="Times New Roman" w:hAnsi="Times New Roman" w:cs="Times New Roman"/>
        </w:rPr>
        <w:fldChar w:fldCharType="end"/>
      </w:r>
      <w:r w:rsidR="00CB598E" w:rsidRPr="00D75049">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{"citationID":"ZD5lRNqH","properties":{"formattedCitation":"[9]","plainCitation":"[9]"},"citationItems":[{"id":1509,"uris":["http://zotero.org/groups/54759/items/RKT5S4K3"],"uri":["http://zotero.org/groups/54759/items/RKT5S4K3"]}]} </w:instrText>
      </w:r>
      <w:r w:rsidR="00CB598E" w:rsidRPr="00D75049">
        <w:rPr>
          <w:rFonts w:ascii="Times New Roman" w:hAnsi="Times New Roman" w:cs="Times New Roman"/>
          <w:noProof/>
        </w:rPr>
        <w:fldChar w:fldCharType="separate"/>
      </w:r>
      <w:r w:rsidR="00F05DFA">
        <w:rPr>
          <w:rFonts w:ascii="Times New Roman" w:hAnsi="Times New Roman" w:cs="Times New Roman"/>
          <w:noProof/>
        </w:rPr>
        <w:t>[9]</w:t>
      </w:r>
      <w:r w:rsidR="00CB598E" w:rsidRPr="00D75049">
        <w:rPr>
          <w:rFonts w:ascii="Times New Roman" w:hAnsi="Times New Roman" w:cs="Times New Roman"/>
          <w:noProof/>
        </w:rPr>
        <w:fldChar w:fldCharType="end"/>
      </w:r>
      <w:r w:rsidR="00E14E02" w:rsidRPr="00D75049">
        <w:rPr>
          <w:rFonts w:ascii="Times New Roman" w:hAnsi="Times New Roman" w:cs="Times New Roman"/>
        </w:rPr>
        <w:t>.</w:t>
      </w:r>
      <w:r w:rsidR="00E14E02">
        <w:rPr>
          <w:rFonts w:ascii="Times New Roman" w:hAnsi="Times New Roman" w:cs="Times New Roman"/>
        </w:rPr>
        <w:t xml:space="preserve"> </w:t>
      </w:r>
    </w:p>
    <w:p w14:paraId="7FCE79DF" w14:textId="09C98EB2" w:rsidR="00017FA9" w:rsidRDefault="00825CC7" w:rsidP="00AB1423">
      <w:pPr>
        <w:rPr>
          <w:rFonts w:ascii="Times New Roman" w:hAnsi="Times New Roman" w:cs="Times New Roman"/>
        </w:rPr>
      </w:pPr>
      <w:r>
        <w:rPr>
          <w:rFonts w:ascii="Times New Roman" w:hAnsi="Times New Roman" w:cs="Times New Roman"/>
        </w:rPr>
        <w:tab/>
        <w:t xml:space="preserve">One of the key strengths of the OHI framework is the ability to </w:t>
      </w:r>
      <w:r w:rsidR="00AC4301">
        <w:rPr>
          <w:rFonts w:ascii="Times New Roman" w:hAnsi="Times New Roman" w:cs="Times New Roman"/>
        </w:rPr>
        <w:t>break</w:t>
      </w:r>
      <w:r>
        <w:rPr>
          <w:rFonts w:ascii="Times New Roman" w:hAnsi="Times New Roman" w:cs="Times New Roman"/>
        </w:rPr>
        <w:t xml:space="preserve"> scores into their component</w:t>
      </w:r>
      <w:r w:rsidR="00C31055">
        <w:rPr>
          <w:rFonts w:ascii="Times New Roman" w:hAnsi="Times New Roman" w:cs="Times New Roman"/>
        </w:rPr>
        <w:t>, comparable</w:t>
      </w:r>
      <w:r>
        <w:rPr>
          <w:rFonts w:ascii="Times New Roman" w:hAnsi="Times New Roman" w:cs="Times New Roman"/>
        </w:rPr>
        <w:t xml:space="preserve"> parts</w:t>
      </w:r>
      <w:r w:rsidR="00AC4301">
        <w:rPr>
          <w:rFonts w:ascii="Times New Roman" w:hAnsi="Times New Roman" w:cs="Times New Roman"/>
        </w:rPr>
        <w:t xml:space="preserve">, </w:t>
      </w:r>
      <w:r w:rsidR="00307EC4">
        <w:rPr>
          <w:rFonts w:ascii="Times New Roman" w:hAnsi="Times New Roman" w:cs="Times New Roman"/>
        </w:rPr>
        <w:t xml:space="preserve">which </w:t>
      </w:r>
      <w:r w:rsidR="00AC4301">
        <w:rPr>
          <w:rFonts w:ascii="Times New Roman" w:hAnsi="Times New Roman" w:cs="Times New Roman"/>
        </w:rPr>
        <w:t>facilitat</w:t>
      </w:r>
      <w:r w:rsidR="00307EC4">
        <w:rPr>
          <w:rFonts w:ascii="Times New Roman" w:hAnsi="Times New Roman" w:cs="Times New Roman"/>
        </w:rPr>
        <w:t>es</w:t>
      </w:r>
      <w:r w:rsidR="00AC4301">
        <w:rPr>
          <w:rFonts w:ascii="Times New Roman" w:hAnsi="Times New Roman" w:cs="Times New Roman"/>
        </w:rPr>
        <w:t xml:space="preserve"> </w:t>
      </w:r>
      <w:r w:rsidR="00385463">
        <w:rPr>
          <w:rFonts w:ascii="Times New Roman" w:hAnsi="Times New Roman" w:cs="Times New Roman"/>
        </w:rPr>
        <w:t>exploration</w:t>
      </w:r>
      <w:r>
        <w:rPr>
          <w:rFonts w:ascii="Times New Roman" w:hAnsi="Times New Roman" w:cs="Times New Roman"/>
        </w:rPr>
        <w:t xml:space="preserve"> and understanding </w:t>
      </w:r>
      <w:r w:rsidR="00385463">
        <w:rPr>
          <w:rFonts w:ascii="Times New Roman" w:hAnsi="Times New Roman" w:cs="Times New Roman"/>
        </w:rPr>
        <w:t xml:space="preserve">of </w:t>
      </w:r>
      <w:r>
        <w:rPr>
          <w:rFonts w:ascii="Times New Roman" w:hAnsi="Times New Roman" w:cs="Times New Roman"/>
        </w:rPr>
        <w:t>potential tradeoffs</w:t>
      </w:r>
      <w:r w:rsidR="00385463">
        <w:rPr>
          <w:rFonts w:ascii="Times New Roman" w:hAnsi="Times New Roman" w:cs="Times New Roman"/>
        </w:rPr>
        <w:t>, synergies</w:t>
      </w:r>
      <w:r>
        <w:rPr>
          <w:rFonts w:ascii="Times New Roman" w:hAnsi="Times New Roman" w:cs="Times New Roman"/>
        </w:rPr>
        <w:t xml:space="preserve"> </w:t>
      </w:r>
      <w:r w:rsidR="00385463">
        <w:rPr>
          <w:rFonts w:ascii="Times New Roman" w:hAnsi="Times New Roman" w:cs="Times New Roman"/>
        </w:rPr>
        <w:t xml:space="preserve">or other </w:t>
      </w:r>
      <w:r>
        <w:rPr>
          <w:rFonts w:ascii="Times New Roman" w:hAnsi="Times New Roman" w:cs="Times New Roman"/>
        </w:rPr>
        <w:t>interactions among those parts</w:t>
      </w:r>
      <w:r w:rsidR="00AC4301">
        <w:rPr>
          <w:rFonts w:ascii="Times New Roman" w:hAnsi="Times New Roman" w:cs="Times New Roman"/>
        </w:rPr>
        <w:t xml:space="preserve"> while </w:t>
      </w:r>
      <w:r w:rsidR="00967E18">
        <w:rPr>
          <w:rFonts w:ascii="Times New Roman" w:hAnsi="Times New Roman" w:cs="Times New Roman"/>
        </w:rPr>
        <w:t>still allowing one to</w:t>
      </w:r>
      <w:r w:rsidR="00AC4301">
        <w:rPr>
          <w:rFonts w:ascii="Times New Roman" w:hAnsi="Times New Roman" w:cs="Times New Roman"/>
        </w:rPr>
        <w:t xml:space="preserve"> combin</w:t>
      </w:r>
      <w:r w:rsidR="00B4530B">
        <w:rPr>
          <w:rFonts w:ascii="Times New Roman" w:hAnsi="Times New Roman" w:cs="Times New Roman"/>
        </w:rPr>
        <w:t>ing</w:t>
      </w:r>
      <w:r w:rsidR="00AC4301">
        <w:rPr>
          <w:rFonts w:ascii="Times New Roman" w:hAnsi="Times New Roman" w:cs="Times New Roman"/>
        </w:rPr>
        <w:t xml:space="preserve"> data into a single measure</w:t>
      </w:r>
      <w:r>
        <w:rPr>
          <w:rFonts w:ascii="Times New Roman" w:hAnsi="Times New Roman" w:cs="Times New Roman"/>
        </w:rPr>
        <w:t xml:space="preserve">. For example, most </w:t>
      </w:r>
      <w:r w:rsidR="002C31A6">
        <w:rPr>
          <w:rFonts w:ascii="Times New Roman" w:hAnsi="Times New Roman" w:cs="Times New Roman"/>
        </w:rPr>
        <w:t>regions</w:t>
      </w:r>
      <w:r>
        <w:rPr>
          <w:rFonts w:ascii="Times New Roman" w:hAnsi="Times New Roman" w:cs="Times New Roman"/>
        </w:rPr>
        <w:t xml:space="preserve"> with the greatest increase in </w:t>
      </w:r>
      <w:r w:rsidR="00477D5F">
        <w:rPr>
          <w:rFonts w:ascii="Times New Roman" w:hAnsi="Times New Roman" w:cs="Times New Roman"/>
        </w:rPr>
        <w:t xml:space="preserve">overall </w:t>
      </w:r>
      <w:r>
        <w:rPr>
          <w:rFonts w:ascii="Times New Roman" w:hAnsi="Times New Roman" w:cs="Times New Roman"/>
        </w:rPr>
        <w:t xml:space="preserve">score had nearly </w:t>
      </w:r>
      <w:r w:rsidR="008B524B">
        <w:rPr>
          <w:rFonts w:ascii="Times New Roman" w:hAnsi="Times New Roman" w:cs="Times New Roman"/>
        </w:rPr>
        <w:t>all goal scores increase (Fig</w:t>
      </w:r>
      <w:del w:id="295" w:author="Melanie Frazier" w:date="2017-05-15T10:56:00Z">
        <w:r w:rsidR="008B524B" w:rsidDel="00F3616F">
          <w:rPr>
            <w:rFonts w:ascii="Times New Roman" w:hAnsi="Times New Roman" w:cs="Times New Roman"/>
          </w:rPr>
          <w:delText>.</w:delText>
        </w:r>
      </w:del>
      <w:r w:rsidR="008B524B">
        <w:rPr>
          <w:rFonts w:ascii="Times New Roman" w:hAnsi="Times New Roman" w:cs="Times New Roman"/>
        </w:rPr>
        <w:t xml:space="preserve"> 3</w:t>
      </w:r>
      <w:r>
        <w:rPr>
          <w:rFonts w:ascii="Times New Roman" w:hAnsi="Times New Roman" w:cs="Times New Roman"/>
        </w:rPr>
        <w:t>), but Latvia</w:t>
      </w:r>
      <w:r w:rsidR="00307EC4">
        <w:rPr>
          <w:rFonts w:ascii="Times New Roman" w:hAnsi="Times New Roman" w:cs="Times New Roman"/>
        </w:rPr>
        <w:t>, for example,</w:t>
      </w:r>
      <w:r>
        <w:rPr>
          <w:rFonts w:ascii="Times New Roman" w:hAnsi="Times New Roman" w:cs="Times New Roman"/>
        </w:rPr>
        <w:t xml:space="preserve"> had several goal</w:t>
      </w:r>
      <w:r w:rsidR="00E44338">
        <w:rPr>
          <w:rFonts w:ascii="Times New Roman" w:hAnsi="Times New Roman" w:cs="Times New Roman"/>
        </w:rPr>
        <w:t xml:space="preserve"> score</w:t>
      </w:r>
      <w:r w:rsidR="003C79B2">
        <w:rPr>
          <w:rFonts w:ascii="Times New Roman" w:hAnsi="Times New Roman" w:cs="Times New Roman"/>
        </w:rPr>
        <w:t xml:space="preserve">s increase substantially </w:t>
      </w:r>
      <w:r>
        <w:rPr>
          <w:rFonts w:ascii="Times New Roman" w:hAnsi="Times New Roman" w:cs="Times New Roman"/>
        </w:rPr>
        <w:t>while others decreased notably</w:t>
      </w:r>
      <w:r w:rsidR="00307EC4">
        <w:rPr>
          <w:rFonts w:ascii="Times New Roman" w:hAnsi="Times New Roman" w:cs="Times New Roman"/>
        </w:rPr>
        <w:t>. This</w:t>
      </w:r>
      <w:r>
        <w:rPr>
          <w:rFonts w:ascii="Times New Roman" w:hAnsi="Times New Roman" w:cs="Times New Roman"/>
        </w:rPr>
        <w:t xml:space="preserve"> </w:t>
      </w:r>
      <w:r w:rsidR="004D4E66">
        <w:rPr>
          <w:rFonts w:ascii="Times New Roman" w:hAnsi="Times New Roman" w:cs="Times New Roman"/>
        </w:rPr>
        <w:t>combination</w:t>
      </w:r>
      <w:r>
        <w:rPr>
          <w:rFonts w:ascii="Times New Roman" w:hAnsi="Times New Roman" w:cs="Times New Roman"/>
        </w:rPr>
        <w:t xml:space="preserve"> led to </w:t>
      </w:r>
      <w:r w:rsidR="00307EC4">
        <w:rPr>
          <w:rFonts w:ascii="Times New Roman" w:hAnsi="Times New Roman" w:cs="Times New Roman"/>
        </w:rPr>
        <w:t xml:space="preserve">only </w:t>
      </w:r>
      <w:r>
        <w:rPr>
          <w:rFonts w:ascii="Times New Roman" w:hAnsi="Times New Roman" w:cs="Times New Roman"/>
        </w:rPr>
        <w:t xml:space="preserve">a </w:t>
      </w:r>
      <w:r w:rsidR="00E44338">
        <w:rPr>
          <w:rFonts w:ascii="Times New Roman" w:hAnsi="Times New Roman" w:cs="Times New Roman"/>
        </w:rPr>
        <w:t>small</w:t>
      </w:r>
      <w:r>
        <w:rPr>
          <w:rFonts w:ascii="Times New Roman" w:hAnsi="Times New Roman" w:cs="Times New Roman"/>
        </w:rPr>
        <w:t xml:space="preserve"> overall increase in OHI score. </w:t>
      </w:r>
      <w:r w:rsidR="00574DC3">
        <w:rPr>
          <w:rFonts w:ascii="Times New Roman" w:hAnsi="Times New Roman" w:cs="Times New Roman"/>
        </w:rPr>
        <w:t xml:space="preserve">Interestingly, </w:t>
      </w:r>
      <w:r w:rsidR="00904D6D">
        <w:rPr>
          <w:rFonts w:ascii="Times New Roman" w:hAnsi="Times New Roman" w:cs="Times New Roman"/>
        </w:rPr>
        <w:t xml:space="preserve">for many regions </w:t>
      </w:r>
      <w:r w:rsidR="00574DC3">
        <w:rPr>
          <w:rFonts w:ascii="Times New Roman" w:hAnsi="Times New Roman" w:cs="Times New Roman"/>
        </w:rPr>
        <w:t xml:space="preserve">a wide range of possible combinations of goal score changes led to </w:t>
      </w:r>
      <w:r>
        <w:rPr>
          <w:rFonts w:ascii="Times New Roman" w:hAnsi="Times New Roman" w:cs="Times New Roman"/>
        </w:rPr>
        <w:t xml:space="preserve">little change in OHI scores </w:t>
      </w:r>
      <w:r w:rsidR="00574DC3">
        <w:rPr>
          <w:rFonts w:ascii="Times New Roman" w:hAnsi="Times New Roman" w:cs="Times New Roman"/>
        </w:rPr>
        <w:t>(Fig</w:t>
      </w:r>
      <w:del w:id="296" w:author="Melanie Frazier" w:date="2017-05-15T10:56:00Z">
        <w:r w:rsidR="00574DC3" w:rsidDel="00F3616F">
          <w:rPr>
            <w:rFonts w:ascii="Times New Roman" w:hAnsi="Times New Roman" w:cs="Times New Roman"/>
          </w:rPr>
          <w:delText>.</w:delText>
        </w:r>
      </w:del>
      <w:r w:rsidR="00574DC3">
        <w:rPr>
          <w:rFonts w:ascii="Times New Roman" w:hAnsi="Times New Roman" w:cs="Times New Roman"/>
        </w:rPr>
        <w:t xml:space="preserve"> 4), highlighting how different interactions among goals can produce the same </w:t>
      </w:r>
      <w:r w:rsidR="003C79B2">
        <w:rPr>
          <w:rFonts w:ascii="Times New Roman" w:hAnsi="Times New Roman" w:cs="Times New Roman"/>
        </w:rPr>
        <w:t>overall score</w:t>
      </w:r>
      <w:r>
        <w:rPr>
          <w:rFonts w:ascii="Times New Roman" w:hAnsi="Times New Roman" w:cs="Times New Roman"/>
        </w:rPr>
        <w:t xml:space="preserve">. </w:t>
      </w:r>
      <w:r w:rsidR="004D4E66">
        <w:rPr>
          <w:rFonts w:ascii="Times New Roman" w:hAnsi="Times New Roman" w:cs="Times New Roman"/>
        </w:rPr>
        <w:t>For</w:t>
      </w:r>
      <w:r>
        <w:rPr>
          <w:rFonts w:ascii="Times New Roman" w:hAnsi="Times New Roman" w:cs="Times New Roman"/>
        </w:rPr>
        <w:t xml:space="preserve"> example, </w:t>
      </w:r>
      <w:r w:rsidR="00D05EA6">
        <w:rPr>
          <w:rFonts w:ascii="Times New Roman" w:hAnsi="Times New Roman" w:cs="Times New Roman"/>
        </w:rPr>
        <w:t xml:space="preserve">the score for </w:t>
      </w:r>
      <w:r>
        <w:rPr>
          <w:rFonts w:ascii="Times New Roman" w:hAnsi="Times New Roman" w:cs="Times New Roman"/>
        </w:rPr>
        <w:t xml:space="preserve">Norfolk Island </w:t>
      </w:r>
      <w:r w:rsidR="00D05EA6">
        <w:rPr>
          <w:rFonts w:ascii="Times New Roman" w:hAnsi="Times New Roman" w:cs="Times New Roman"/>
        </w:rPr>
        <w:t xml:space="preserve">stayed the same across 5 years (81), but during this time, the sense of place goal increased from 57 to 94 due to the creation of a large MPA while sustainable harvest of fisheries declined (due to decreases in median B/Bmsy scores), which lowered the food provision score 20 points, and tourism and recreation scores decreased by 19 points due to decreases in sustainability and </w:t>
      </w:r>
      <w:r w:rsidR="003C79B2">
        <w:rPr>
          <w:rFonts w:ascii="Times New Roman" w:hAnsi="Times New Roman" w:cs="Times New Roman"/>
        </w:rPr>
        <w:t>employment metrics for</w:t>
      </w:r>
      <w:r w:rsidR="00D05EA6">
        <w:rPr>
          <w:rFonts w:ascii="Times New Roman" w:hAnsi="Times New Roman" w:cs="Times New Roman"/>
        </w:rPr>
        <w:t xml:space="preserve"> tourism</w:t>
      </w:r>
      <w:r w:rsidR="004D4E66">
        <w:rPr>
          <w:rFonts w:ascii="Times New Roman" w:hAnsi="Times New Roman" w:cs="Times New Roman"/>
        </w:rPr>
        <w:t>.</w:t>
      </w:r>
    </w:p>
    <w:p w14:paraId="3034238E" w14:textId="77777777" w:rsidR="00EC6007" w:rsidRDefault="00EC6007" w:rsidP="00AB1423">
      <w:pPr>
        <w:rPr>
          <w:rFonts w:ascii="Times New Roman" w:hAnsi="Times New Roman" w:cs="Times New Roman"/>
        </w:rPr>
      </w:pPr>
    </w:p>
    <w:p w14:paraId="5B44CD09" w14:textId="797AB2ED" w:rsidR="00EC6007" w:rsidRPr="008D5A5B" w:rsidRDefault="00EC6007" w:rsidP="00E26324">
      <w:pPr>
        <w:outlineLvl w:val="0"/>
        <w:rPr>
          <w:rFonts w:ascii="Times New Roman" w:hAnsi="Times New Roman" w:cs="Times New Roman"/>
          <w:b/>
          <w:sz w:val="32"/>
          <w:szCs w:val="32"/>
          <w:rPrChange w:id="297" w:author="Melanie Frazier" w:date="2017-05-15T12:22:00Z">
            <w:rPr>
              <w:rFonts w:ascii="Times New Roman" w:hAnsi="Times New Roman" w:cs="Times New Roman"/>
              <w:b/>
              <w:i/>
            </w:rPr>
          </w:rPrChange>
        </w:rPr>
      </w:pPr>
      <w:r w:rsidRPr="008D5A5B">
        <w:rPr>
          <w:rFonts w:ascii="Times New Roman" w:hAnsi="Times New Roman" w:cs="Times New Roman"/>
          <w:b/>
          <w:sz w:val="32"/>
          <w:szCs w:val="32"/>
          <w:rPrChange w:id="298" w:author="Melanie Frazier" w:date="2017-05-15T12:22:00Z">
            <w:rPr>
              <w:rFonts w:ascii="Times New Roman" w:hAnsi="Times New Roman" w:cs="Times New Roman"/>
              <w:b/>
              <w:i/>
            </w:rPr>
          </w:rPrChange>
        </w:rPr>
        <w:t>OHI as an indicator</w:t>
      </w:r>
    </w:p>
    <w:p w14:paraId="6E7F634C" w14:textId="77777777" w:rsidR="008D5A5B" w:rsidRDefault="008D5A5B" w:rsidP="00AB1423">
      <w:pPr>
        <w:rPr>
          <w:ins w:id="299" w:author="Melanie Frazier" w:date="2017-05-15T12:22:00Z"/>
          <w:rFonts w:ascii="Times New Roman" w:hAnsi="Times New Roman" w:cs="Times New Roman"/>
        </w:rPr>
      </w:pPr>
    </w:p>
    <w:p w14:paraId="732F1413" w14:textId="52A782F7" w:rsidR="00EC6007" w:rsidRDefault="005A47A7" w:rsidP="00AB1423">
      <w:pPr>
        <w:rPr>
          <w:rFonts w:ascii="Times New Roman" w:hAnsi="Times New Roman" w:cs="Times New Roman"/>
        </w:rPr>
      </w:pPr>
      <w:r>
        <w:rPr>
          <w:rFonts w:ascii="Times New Roman" w:hAnsi="Times New Roman" w:cs="Times New Roman"/>
        </w:rPr>
        <w:tab/>
        <w:t xml:space="preserve">One of the main challenges for indicators that aim to address sustainability is the need to account for future conditions (a prerequisite for something to be ‘sustainable’) while not actually </w:t>
      </w:r>
      <w:r w:rsidR="008F183E">
        <w:rPr>
          <w:rFonts w:ascii="Times New Roman" w:hAnsi="Times New Roman" w:cs="Times New Roman"/>
        </w:rPr>
        <w:t xml:space="preserve">being able to </w:t>
      </w:r>
      <w:r>
        <w:rPr>
          <w:rFonts w:ascii="Times New Roman" w:hAnsi="Times New Roman" w:cs="Times New Roman"/>
        </w:rPr>
        <w:t>model the future</w:t>
      </w:r>
      <w:r w:rsidR="00307EC4">
        <w:rPr>
          <w:rFonts w:ascii="Times New Roman" w:hAnsi="Times New Roman" w:cs="Times New Roman"/>
        </w:rPr>
        <w:t xml:space="preserve"> since</w:t>
      </w:r>
      <w:r w:rsidR="008F183E">
        <w:rPr>
          <w:rFonts w:ascii="Times New Roman" w:hAnsi="Times New Roman" w:cs="Times New Roman"/>
        </w:rPr>
        <w:t xml:space="preserve"> an indicator, by definition, indicates current </w:t>
      </w:r>
      <w:r>
        <w:rPr>
          <w:rFonts w:ascii="Times New Roman" w:hAnsi="Times New Roman" w:cs="Times New Roman"/>
        </w:rPr>
        <w:t xml:space="preserve">conditions. The OHI framework addresses this challenge by incorporating data on recent trends and existing pressures and resilience measures to </w:t>
      </w:r>
      <w:r w:rsidR="00307EC4">
        <w:rPr>
          <w:rFonts w:ascii="Times New Roman" w:hAnsi="Times New Roman" w:cs="Times New Roman"/>
        </w:rPr>
        <w:t>suggest</w:t>
      </w:r>
      <w:r>
        <w:rPr>
          <w:rFonts w:ascii="Times New Roman" w:hAnsi="Times New Roman" w:cs="Times New Roman"/>
        </w:rPr>
        <w:t xml:space="preserve"> where things are likely headed in the near future. For the first time we could </w:t>
      </w:r>
      <w:r w:rsidR="008F183E">
        <w:rPr>
          <w:rFonts w:ascii="Times New Roman" w:hAnsi="Times New Roman" w:cs="Times New Roman"/>
        </w:rPr>
        <w:t xml:space="preserve">evaluate </w:t>
      </w:r>
      <w:r>
        <w:rPr>
          <w:rFonts w:ascii="Times New Roman" w:hAnsi="Times New Roman" w:cs="Times New Roman"/>
        </w:rPr>
        <w:t xml:space="preserve">how well </w:t>
      </w:r>
      <w:r w:rsidR="003C79B2">
        <w:rPr>
          <w:rFonts w:ascii="Times New Roman" w:hAnsi="Times New Roman" w:cs="Times New Roman"/>
        </w:rPr>
        <w:t xml:space="preserve">this aspect of </w:t>
      </w:r>
      <w:r>
        <w:rPr>
          <w:rFonts w:ascii="Times New Roman" w:hAnsi="Times New Roman" w:cs="Times New Roman"/>
        </w:rPr>
        <w:t xml:space="preserve">the framework </w:t>
      </w:r>
      <w:r w:rsidR="003C79B2">
        <w:rPr>
          <w:rFonts w:ascii="Times New Roman" w:hAnsi="Times New Roman" w:cs="Times New Roman"/>
        </w:rPr>
        <w:t>performs</w:t>
      </w:r>
      <w:r>
        <w:rPr>
          <w:rFonts w:ascii="Times New Roman" w:hAnsi="Times New Roman" w:cs="Times New Roman"/>
        </w:rPr>
        <w:t>.</w:t>
      </w:r>
    </w:p>
    <w:p w14:paraId="6CEBA05A" w14:textId="32F011EF" w:rsidR="00FF428C" w:rsidRDefault="008C643B" w:rsidP="00AB1423">
      <w:pPr>
        <w:rPr>
          <w:rFonts w:ascii="Times New Roman" w:hAnsi="Times New Roman" w:cs="Times New Roman"/>
        </w:rPr>
      </w:pPr>
      <w:r>
        <w:rPr>
          <w:rFonts w:ascii="Times New Roman" w:hAnsi="Times New Roman" w:cs="Times New Roman"/>
        </w:rPr>
        <w:tab/>
      </w:r>
      <w:r w:rsidR="00EF2AEB">
        <w:rPr>
          <w:rFonts w:ascii="Times New Roman" w:hAnsi="Times New Roman" w:cs="Times New Roman"/>
        </w:rPr>
        <w:t>As expected, past scores generally predict future scores</w:t>
      </w:r>
      <w:r w:rsidR="0081693A">
        <w:rPr>
          <w:rFonts w:ascii="Times New Roman" w:hAnsi="Times New Roman" w:cs="Times New Roman"/>
        </w:rPr>
        <w:t xml:space="preserve"> (Fig</w:t>
      </w:r>
      <w:del w:id="300" w:author="Melanie Frazier" w:date="2017-05-15T10:56:00Z">
        <w:r w:rsidR="0081693A" w:rsidDel="00F3616F">
          <w:rPr>
            <w:rFonts w:ascii="Times New Roman" w:hAnsi="Times New Roman" w:cs="Times New Roman"/>
          </w:rPr>
          <w:delText>.</w:delText>
        </w:r>
      </w:del>
      <w:r w:rsidR="0081693A">
        <w:rPr>
          <w:rFonts w:ascii="Times New Roman" w:hAnsi="Times New Roman" w:cs="Times New Roman"/>
        </w:rPr>
        <w:t xml:space="preserve"> 5A). I</w:t>
      </w:r>
      <w:r w:rsidR="00EF2AEB">
        <w:rPr>
          <w:rFonts w:ascii="Times New Roman" w:hAnsi="Times New Roman" w:cs="Times New Roman"/>
        </w:rPr>
        <w:t>n other words</w:t>
      </w:r>
      <w:r w:rsidR="0081693A">
        <w:rPr>
          <w:rFonts w:ascii="Times New Roman" w:hAnsi="Times New Roman" w:cs="Times New Roman"/>
        </w:rPr>
        <w:t>,</w:t>
      </w:r>
      <w:r w:rsidR="00EF2AEB">
        <w:rPr>
          <w:rFonts w:ascii="Times New Roman" w:hAnsi="Times New Roman" w:cs="Times New Roman"/>
        </w:rPr>
        <w:t xml:space="preserve"> scores change</w:t>
      </w:r>
      <w:r w:rsidR="00C92903">
        <w:rPr>
          <w:rFonts w:ascii="Times New Roman" w:hAnsi="Times New Roman" w:cs="Times New Roman"/>
        </w:rPr>
        <w:t>d</w:t>
      </w:r>
      <w:r w:rsidR="00EF2AEB">
        <w:rPr>
          <w:rFonts w:ascii="Times New Roman" w:hAnsi="Times New Roman" w:cs="Times New Roman"/>
        </w:rPr>
        <w:t xml:space="preserve"> slowly over relatively short time periods</w:t>
      </w:r>
      <w:r w:rsidR="005B6CF2">
        <w:rPr>
          <w:rFonts w:ascii="Times New Roman" w:hAnsi="Times New Roman" w:cs="Times New Roman"/>
        </w:rPr>
        <w:t>, primarily</w:t>
      </w:r>
      <w:r w:rsidR="003C79B2">
        <w:rPr>
          <w:rFonts w:ascii="Times New Roman" w:hAnsi="Times New Roman" w:cs="Times New Roman"/>
        </w:rPr>
        <w:t xml:space="preserve"> because overall ocean </w:t>
      </w:r>
      <w:r w:rsidR="003C79B2">
        <w:rPr>
          <w:rFonts w:ascii="Times New Roman" w:hAnsi="Times New Roman" w:cs="Times New Roman"/>
        </w:rPr>
        <w:lastRenderedPageBreak/>
        <w:t>health</w:t>
      </w:r>
      <w:r w:rsidR="0081693A">
        <w:rPr>
          <w:rFonts w:ascii="Times New Roman" w:hAnsi="Times New Roman" w:cs="Times New Roman"/>
        </w:rPr>
        <w:t xml:space="preserve"> is not something that </w:t>
      </w:r>
      <w:r w:rsidR="00C92903">
        <w:rPr>
          <w:rFonts w:ascii="Times New Roman" w:hAnsi="Times New Roman" w:cs="Times New Roman"/>
        </w:rPr>
        <w:t xml:space="preserve">generally </w:t>
      </w:r>
      <w:r w:rsidR="0081693A">
        <w:rPr>
          <w:rFonts w:ascii="Times New Roman" w:hAnsi="Times New Roman" w:cs="Times New Roman"/>
        </w:rPr>
        <w:t>can change rapidly</w:t>
      </w:r>
      <w:r w:rsidR="00EF2AEB">
        <w:rPr>
          <w:rFonts w:ascii="Times New Roman" w:hAnsi="Times New Roman" w:cs="Times New Roman"/>
        </w:rPr>
        <w:t xml:space="preserve">. </w:t>
      </w:r>
      <w:r w:rsidR="009E139A">
        <w:rPr>
          <w:rFonts w:ascii="Times New Roman" w:hAnsi="Times New Roman" w:cs="Times New Roman"/>
        </w:rPr>
        <w:t>An unexpected pattern that</w:t>
      </w:r>
      <w:r w:rsidR="00F33A3D">
        <w:rPr>
          <w:rFonts w:ascii="Times New Roman" w:hAnsi="Times New Roman" w:cs="Times New Roman"/>
        </w:rPr>
        <w:t xml:space="preserve"> </w:t>
      </w:r>
      <w:r w:rsidR="0081693A">
        <w:rPr>
          <w:rFonts w:ascii="Times New Roman" w:hAnsi="Times New Roman" w:cs="Times New Roman"/>
        </w:rPr>
        <w:t>emerged when comparing the predicted status for 2016</w:t>
      </w:r>
      <w:r w:rsidR="00D05EA6">
        <w:rPr>
          <w:rFonts w:ascii="Times New Roman" w:hAnsi="Times New Roman" w:cs="Times New Roman"/>
        </w:rPr>
        <w:t xml:space="preserve"> (i.e., the ‘likely future status</w:t>
      </w:r>
      <w:r w:rsidR="0081693A">
        <w:rPr>
          <w:rFonts w:ascii="Times New Roman" w:hAnsi="Times New Roman" w:cs="Times New Roman"/>
        </w:rPr>
        <w:t>’ in the 2012 assessment) t</w:t>
      </w:r>
      <w:r w:rsidR="0081693A" w:rsidRPr="0081693A">
        <w:rPr>
          <w:rFonts w:ascii="Times New Roman" w:hAnsi="Times New Roman" w:cs="Times New Roman"/>
        </w:rPr>
        <w:t>o the observed cur</w:t>
      </w:r>
      <w:r w:rsidR="00C92903">
        <w:rPr>
          <w:rFonts w:ascii="Times New Roman" w:hAnsi="Times New Roman" w:cs="Times New Roman"/>
        </w:rPr>
        <w:t>rent status (measured in 2016) wa</w:t>
      </w:r>
      <w:r w:rsidR="0081693A" w:rsidRPr="0081693A">
        <w:rPr>
          <w:rFonts w:ascii="Times New Roman" w:hAnsi="Times New Roman" w:cs="Times New Roman"/>
        </w:rPr>
        <w:t>s that the predict</w:t>
      </w:r>
      <w:r w:rsidR="00C92903">
        <w:rPr>
          <w:rFonts w:ascii="Times New Roman" w:hAnsi="Times New Roman" w:cs="Times New Roman"/>
        </w:rPr>
        <w:t>ed</w:t>
      </w:r>
      <w:r w:rsidR="0081693A" w:rsidRPr="0081693A">
        <w:rPr>
          <w:rFonts w:ascii="Times New Roman" w:hAnsi="Times New Roman" w:cs="Times New Roman"/>
        </w:rPr>
        <w:t xml:space="preserve"> status for high-</w:t>
      </w:r>
      <w:r w:rsidRPr="0081693A">
        <w:rPr>
          <w:rFonts w:ascii="Times New Roman" w:hAnsi="Times New Roman" w:cs="Times New Roman"/>
        </w:rPr>
        <w:t xml:space="preserve">scoring </w:t>
      </w:r>
      <w:r w:rsidR="0081693A" w:rsidRPr="0081693A">
        <w:rPr>
          <w:rFonts w:ascii="Times New Roman" w:hAnsi="Times New Roman" w:cs="Times New Roman"/>
        </w:rPr>
        <w:t>regions tended to be</w:t>
      </w:r>
      <w:r w:rsidRPr="0081693A">
        <w:rPr>
          <w:rFonts w:ascii="Times New Roman" w:hAnsi="Times New Roman" w:cs="Times New Roman"/>
        </w:rPr>
        <w:t xml:space="preserve"> overestimated </w:t>
      </w:r>
      <w:r w:rsidR="0081693A" w:rsidRPr="0081693A">
        <w:rPr>
          <w:rFonts w:ascii="Times New Roman" w:hAnsi="Times New Roman" w:cs="Times New Roman"/>
        </w:rPr>
        <w:t>but for low-scoring regions</w:t>
      </w:r>
      <w:r w:rsidR="00C92903">
        <w:rPr>
          <w:rFonts w:ascii="Times New Roman" w:hAnsi="Times New Roman" w:cs="Times New Roman"/>
        </w:rPr>
        <w:t xml:space="preserve"> was </w:t>
      </w:r>
      <w:r w:rsidR="00C92903" w:rsidRPr="0081693A">
        <w:rPr>
          <w:rFonts w:ascii="Times New Roman" w:hAnsi="Times New Roman" w:cs="Times New Roman"/>
        </w:rPr>
        <w:t xml:space="preserve">underestimated </w:t>
      </w:r>
      <w:r w:rsidR="00C92903">
        <w:rPr>
          <w:rFonts w:ascii="Times New Roman" w:hAnsi="Times New Roman" w:cs="Times New Roman"/>
        </w:rPr>
        <w:t>(Fig</w:t>
      </w:r>
      <w:del w:id="301" w:author="Melanie Frazier" w:date="2017-05-15T10:56:00Z">
        <w:r w:rsidR="00C92903" w:rsidDel="00F3616F">
          <w:rPr>
            <w:rFonts w:ascii="Times New Roman" w:hAnsi="Times New Roman" w:cs="Times New Roman"/>
          </w:rPr>
          <w:delText>.</w:delText>
        </w:r>
      </w:del>
      <w:r w:rsidR="00C92903">
        <w:rPr>
          <w:rFonts w:ascii="Times New Roman" w:hAnsi="Times New Roman" w:cs="Times New Roman"/>
        </w:rPr>
        <w:t xml:space="preserve"> 5B)</w:t>
      </w:r>
      <w:r w:rsidR="0081693A" w:rsidRPr="0081693A">
        <w:rPr>
          <w:rFonts w:ascii="Times New Roman" w:hAnsi="Times New Roman" w:cs="Times New Roman"/>
        </w:rPr>
        <w:t>.</w:t>
      </w:r>
      <w:r w:rsidR="005B6CF2">
        <w:rPr>
          <w:rFonts w:ascii="Times New Roman" w:hAnsi="Times New Roman" w:cs="Times New Roman"/>
        </w:rPr>
        <w:t xml:space="preserve"> </w:t>
      </w:r>
      <w:r w:rsidR="00D05EA6">
        <w:rPr>
          <w:rFonts w:ascii="Times New Roman" w:hAnsi="Times New Roman" w:cs="Times New Roman"/>
        </w:rPr>
        <w:t xml:space="preserve">This suggests our model for likely future status </w:t>
      </w:r>
      <w:r w:rsidR="003C79B2">
        <w:rPr>
          <w:rFonts w:ascii="Times New Roman" w:hAnsi="Times New Roman" w:cs="Times New Roman"/>
        </w:rPr>
        <w:t xml:space="preserve">generally </w:t>
      </w:r>
      <w:r w:rsidR="00D05EA6">
        <w:rPr>
          <w:rFonts w:ascii="Times New Roman" w:hAnsi="Times New Roman" w:cs="Times New Roman"/>
        </w:rPr>
        <w:t xml:space="preserve">overestimates the predicted amount of change in future scores. </w:t>
      </w:r>
      <w:r w:rsidR="005B6CF2">
        <w:rPr>
          <w:rFonts w:ascii="Times New Roman" w:hAnsi="Times New Roman" w:cs="Times New Roman"/>
        </w:rPr>
        <w:t xml:space="preserve">This result is </w:t>
      </w:r>
      <w:r w:rsidR="00FF428C">
        <w:rPr>
          <w:rFonts w:ascii="Times New Roman" w:hAnsi="Times New Roman" w:cs="Times New Roman"/>
        </w:rPr>
        <w:t>in part</w:t>
      </w:r>
      <w:r w:rsidR="005B6CF2">
        <w:rPr>
          <w:rFonts w:ascii="Times New Roman" w:hAnsi="Times New Roman" w:cs="Times New Roman"/>
        </w:rPr>
        <w:t xml:space="preserve"> driven by the result that higher-scoring regions tended to get better over the five years of assessment while the lower-scoring regions tended to get worse</w:t>
      </w:r>
      <w:r w:rsidR="00D05EA6">
        <w:rPr>
          <w:rFonts w:ascii="Times New Roman" w:hAnsi="Times New Roman" w:cs="Times New Roman"/>
        </w:rPr>
        <w:t xml:space="preserve"> (Fig</w:t>
      </w:r>
      <w:del w:id="302" w:author="Melanie Frazier" w:date="2017-05-15T10:57:00Z">
        <w:r w:rsidR="00D05EA6" w:rsidDel="00F3616F">
          <w:rPr>
            <w:rFonts w:ascii="Times New Roman" w:hAnsi="Times New Roman" w:cs="Times New Roman"/>
          </w:rPr>
          <w:delText>.</w:delText>
        </w:r>
      </w:del>
      <w:r w:rsidR="00D05EA6">
        <w:rPr>
          <w:rFonts w:ascii="Times New Roman" w:hAnsi="Times New Roman" w:cs="Times New Roman"/>
        </w:rPr>
        <w:t xml:space="preserve"> 3)</w:t>
      </w:r>
      <w:r w:rsidR="005B6CF2">
        <w:rPr>
          <w:rFonts w:ascii="Times New Roman" w:hAnsi="Times New Roman" w:cs="Times New Roman"/>
        </w:rPr>
        <w:t>, which in turn creates large positive or negative trends, respectively. Trend scores in turn have a strong infl</w:t>
      </w:r>
      <w:r w:rsidR="00D05EA6">
        <w:rPr>
          <w:rFonts w:ascii="Times New Roman" w:hAnsi="Times New Roman" w:cs="Times New Roman"/>
        </w:rPr>
        <w:t>uence on the likely future status</w:t>
      </w:r>
      <w:r w:rsidR="005B6CF2">
        <w:rPr>
          <w:rFonts w:ascii="Times New Roman" w:hAnsi="Times New Roman" w:cs="Times New Roman"/>
        </w:rPr>
        <w:t xml:space="preserve"> score. </w:t>
      </w:r>
    </w:p>
    <w:p w14:paraId="2E8B5EA9" w14:textId="25EA2DFA" w:rsidR="001746C1" w:rsidRDefault="005B6CF2" w:rsidP="00FF428C">
      <w:pPr>
        <w:ind w:firstLine="720"/>
        <w:rPr>
          <w:rFonts w:ascii="Times New Roman" w:hAnsi="Times New Roman" w:cs="Times New Roman"/>
        </w:rPr>
      </w:pPr>
      <w:r>
        <w:rPr>
          <w:rFonts w:ascii="Times New Roman" w:hAnsi="Times New Roman" w:cs="Times New Roman"/>
        </w:rPr>
        <w:t>B</w:t>
      </w:r>
      <w:r w:rsidR="006C7231">
        <w:rPr>
          <w:rFonts w:ascii="Times New Roman" w:hAnsi="Times New Roman" w:cs="Times New Roman"/>
        </w:rPr>
        <w:t xml:space="preserve">ecause the OHI framework gives equal weight to the </w:t>
      </w:r>
      <w:r w:rsidR="003C79B2">
        <w:rPr>
          <w:rFonts w:ascii="Times New Roman" w:hAnsi="Times New Roman" w:cs="Times New Roman"/>
        </w:rPr>
        <w:t>likely</w:t>
      </w:r>
      <w:r w:rsidR="006C7231">
        <w:rPr>
          <w:rFonts w:ascii="Times New Roman" w:hAnsi="Times New Roman" w:cs="Times New Roman"/>
        </w:rPr>
        <w:t xml:space="preserve"> future </w:t>
      </w:r>
      <w:r w:rsidR="003C79B2">
        <w:rPr>
          <w:rFonts w:ascii="Times New Roman" w:hAnsi="Times New Roman" w:cs="Times New Roman"/>
        </w:rPr>
        <w:t>status</w:t>
      </w:r>
      <w:r w:rsidR="006C7231">
        <w:rPr>
          <w:rFonts w:ascii="Times New Roman" w:hAnsi="Times New Roman" w:cs="Times New Roman"/>
        </w:rPr>
        <w:t xml:space="preserve"> </w:t>
      </w:r>
      <w:r w:rsidR="00F15F96">
        <w:rPr>
          <w:rFonts w:ascii="Times New Roman" w:hAnsi="Times New Roman" w:cs="Times New Roman"/>
        </w:rPr>
        <w:t>and</w:t>
      </w:r>
      <w:r w:rsidR="006C7231">
        <w:rPr>
          <w:rFonts w:ascii="Times New Roman" w:hAnsi="Times New Roman" w:cs="Times New Roman"/>
        </w:rPr>
        <w:t xml:space="preserve"> current status, </w:t>
      </w:r>
      <w:r w:rsidR="00F15F96">
        <w:rPr>
          <w:rFonts w:ascii="Times New Roman" w:hAnsi="Times New Roman" w:cs="Times New Roman"/>
        </w:rPr>
        <w:t xml:space="preserve">inclusion of </w:t>
      </w:r>
      <w:r w:rsidR="006C7231">
        <w:rPr>
          <w:rFonts w:ascii="Times New Roman" w:hAnsi="Times New Roman" w:cs="Times New Roman"/>
        </w:rPr>
        <w:t>an est</w:t>
      </w:r>
      <w:r w:rsidR="003C79B2">
        <w:rPr>
          <w:rFonts w:ascii="Times New Roman" w:hAnsi="Times New Roman" w:cs="Times New Roman"/>
        </w:rPr>
        <w:t>imate of the likely future status</w:t>
      </w:r>
      <w:r w:rsidR="006C7231">
        <w:rPr>
          <w:rFonts w:ascii="Times New Roman" w:hAnsi="Times New Roman" w:cs="Times New Roman"/>
        </w:rPr>
        <w:t xml:space="preserve"> into indicator scores creates the potential for initial changes in </w:t>
      </w:r>
      <w:r w:rsidR="003C79B2">
        <w:rPr>
          <w:rFonts w:ascii="Times New Roman" w:hAnsi="Times New Roman" w:cs="Times New Roman"/>
        </w:rPr>
        <w:t xml:space="preserve">goal </w:t>
      </w:r>
      <w:r w:rsidR="006C7231">
        <w:rPr>
          <w:rFonts w:ascii="Times New Roman" w:hAnsi="Times New Roman" w:cs="Times New Roman"/>
        </w:rPr>
        <w:t xml:space="preserve">scores to overestimate </w:t>
      </w:r>
      <w:r w:rsidR="00F15F96">
        <w:rPr>
          <w:rFonts w:ascii="Times New Roman" w:hAnsi="Times New Roman" w:cs="Times New Roman"/>
        </w:rPr>
        <w:t xml:space="preserve">future </w:t>
      </w:r>
      <w:r w:rsidR="006C7231">
        <w:rPr>
          <w:rFonts w:ascii="Times New Roman" w:hAnsi="Times New Roman" w:cs="Times New Roman"/>
        </w:rPr>
        <w:t xml:space="preserve">changes in </w:t>
      </w:r>
      <w:r w:rsidR="003C79B2">
        <w:rPr>
          <w:rFonts w:ascii="Times New Roman" w:hAnsi="Times New Roman" w:cs="Times New Roman"/>
        </w:rPr>
        <w:t xml:space="preserve">goal </w:t>
      </w:r>
      <w:r w:rsidR="006C7231">
        <w:rPr>
          <w:rFonts w:ascii="Times New Roman" w:hAnsi="Times New Roman" w:cs="Times New Roman"/>
        </w:rPr>
        <w:t xml:space="preserve">scores, especially as scores approach limits (e.g., best </w:t>
      </w:r>
      <w:r w:rsidR="007C113E">
        <w:rPr>
          <w:rFonts w:ascii="Times New Roman" w:hAnsi="Times New Roman" w:cs="Times New Roman"/>
        </w:rPr>
        <w:t xml:space="preserve">or worst </w:t>
      </w:r>
      <w:r w:rsidR="006C7231">
        <w:rPr>
          <w:rFonts w:ascii="Times New Roman" w:hAnsi="Times New Roman" w:cs="Times New Roman"/>
        </w:rPr>
        <w:t xml:space="preserve">possible scores). This </w:t>
      </w:r>
      <w:r w:rsidR="005B1DF3">
        <w:rPr>
          <w:rFonts w:ascii="Times New Roman" w:hAnsi="Times New Roman" w:cs="Times New Roman"/>
        </w:rPr>
        <w:t xml:space="preserve">effect </w:t>
      </w:r>
      <w:r w:rsidR="006C7231">
        <w:rPr>
          <w:rFonts w:ascii="Times New Roman" w:hAnsi="Times New Roman" w:cs="Times New Roman"/>
        </w:rPr>
        <w:t xml:space="preserve">is most </w:t>
      </w:r>
      <w:r w:rsidR="00F15F96">
        <w:rPr>
          <w:rFonts w:ascii="Times New Roman" w:hAnsi="Times New Roman" w:cs="Times New Roman"/>
        </w:rPr>
        <w:t xml:space="preserve">evident </w:t>
      </w:r>
      <w:r w:rsidR="006C7231">
        <w:rPr>
          <w:rFonts w:ascii="Times New Roman" w:hAnsi="Times New Roman" w:cs="Times New Roman"/>
        </w:rPr>
        <w:t xml:space="preserve">in our </w:t>
      </w:r>
      <w:r w:rsidR="003C79B2">
        <w:rPr>
          <w:rFonts w:ascii="Times New Roman" w:hAnsi="Times New Roman" w:cs="Times New Roman"/>
        </w:rPr>
        <w:t>most recent</w:t>
      </w:r>
      <w:r w:rsidR="006C7231">
        <w:rPr>
          <w:rFonts w:ascii="Times New Roman" w:hAnsi="Times New Roman" w:cs="Times New Roman"/>
        </w:rPr>
        <w:t xml:space="preserve"> </w:t>
      </w:r>
      <w:r w:rsidR="003C79B2">
        <w:rPr>
          <w:rFonts w:ascii="Times New Roman" w:hAnsi="Times New Roman" w:cs="Times New Roman"/>
        </w:rPr>
        <w:t xml:space="preserve">2016 </w:t>
      </w:r>
      <w:r w:rsidR="006C7231">
        <w:rPr>
          <w:rFonts w:ascii="Times New Roman" w:hAnsi="Times New Roman" w:cs="Times New Roman"/>
        </w:rPr>
        <w:t xml:space="preserve">assessments </w:t>
      </w:r>
      <w:r w:rsidR="00F15F96">
        <w:rPr>
          <w:rFonts w:ascii="Times New Roman" w:hAnsi="Times New Roman" w:cs="Times New Roman"/>
        </w:rPr>
        <w:t xml:space="preserve">of </w:t>
      </w:r>
      <w:r w:rsidR="006C7231">
        <w:rPr>
          <w:rFonts w:ascii="Times New Roman" w:hAnsi="Times New Roman" w:cs="Times New Roman"/>
        </w:rPr>
        <w:t xml:space="preserve">the lasting special places </w:t>
      </w:r>
      <w:r w:rsidR="005B1DF3">
        <w:rPr>
          <w:rFonts w:ascii="Times New Roman" w:hAnsi="Times New Roman" w:cs="Times New Roman"/>
        </w:rPr>
        <w:t>sub</w:t>
      </w:r>
      <w:r w:rsidR="006C7231">
        <w:rPr>
          <w:rFonts w:ascii="Times New Roman" w:hAnsi="Times New Roman" w:cs="Times New Roman"/>
        </w:rPr>
        <w:t xml:space="preserve">goal, which is primarily driven by changes in total area protected within MPAs. </w:t>
      </w:r>
      <w:r w:rsidR="005B1DF3">
        <w:rPr>
          <w:rFonts w:ascii="Times New Roman" w:hAnsi="Times New Roman" w:cs="Times New Roman"/>
        </w:rPr>
        <w:t xml:space="preserve">When regions create an MPA, especially a large one, the </w:t>
      </w:r>
      <w:r w:rsidR="003C79B2">
        <w:rPr>
          <w:rFonts w:ascii="Times New Roman" w:hAnsi="Times New Roman" w:cs="Times New Roman"/>
        </w:rPr>
        <w:t xml:space="preserve">current </w:t>
      </w:r>
      <w:r w:rsidR="005B1DF3">
        <w:rPr>
          <w:rFonts w:ascii="Times New Roman" w:hAnsi="Times New Roman" w:cs="Times New Roman"/>
        </w:rPr>
        <w:t>status for the subgoal goes up the next year, creating a positive trend that</w:t>
      </w:r>
      <w:r w:rsidR="00CB7583">
        <w:rPr>
          <w:rFonts w:ascii="Times New Roman" w:hAnsi="Times New Roman" w:cs="Times New Roman"/>
        </w:rPr>
        <w:t xml:space="preserve"> is used in the Index calculations to </w:t>
      </w:r>
      <w:r w:rsidR="003C79B2">
        <w:rPr>
          <w:rFonts w:ascii="Times New Roman" w:hAnsi="Times New Roman" w:cs="Times New Roman"/>
        </w:rPr>
        <w:t>indicate the likely future status</w:t>
      </w:r>
      <w:r w:rsidR="00CB7583">
        <w:rPr>
          <w:rFonts w:ascii="Times New Roman" w:hAnsi="Times New Roman" w:cs="Times New Roman"/>
        </w:rPr>
        <w:t xml:space="preserve"> (which assumes that the trend will continue the following years). If a region does not create additional MPAs the following years (or they reach the target reference value), then the trend will overpredict the likely future stat</w:t>
      </w:r>
      <w:ins w:id="303" w:author="Melanie Frazier" w:date="2017-05-15T10:23:00Z">
        <w:r w:rsidR="00C41A56">
          <w:rPr>
            <w:rFonts w:ascii="Times New Roman" w:hAnsi="Times New Roman" w:cs="Times New Roman"/>
          </w:rPr>
          <w:t>us</w:t>
        </w:r>
      </w:ins>
      <w:del w:id="304" w:author="Melanie Frazier" w:date="2017-05-15T10:23:00Z">
        <w:r w:rsidR="00CB7583" w:rsidDel="00C41A56">
          <w:rPr>
            <w:rFonts w:ascii="Times New Roman" w:hAnsi="Times New Roman" w:cs="Times New Roman"/>
          </w:rPr>
          <w:delText>e</w:delText>
        </w:r>
      </w:del>
      <w:r w:rsidR="00CB7583">
        <w:rPr>
          <w:rFonts w:ascii="Times New Roman" w:hAnsi="Times New Roman" w:cs="Times New Roman"/>
        </w:rPr>
        <w:t xml:space="preserve">. </w:t>
      </w:r>
      <w:r w:rsidR="006C7231">
        <w:rPr>
          <w:rFonts w:ascii="Times New Roman" w:hAnsi="Times New Roman" w:cs="Times New Roman"/>
        </w:rPr>
        <w:t>Over time, as the trend flattens out (i.e., when the current status is stable at the reference</w:t>
      </w:r>
      <w:r w:rsidR="003C79B2">
        <w:rPr>
          <w:rFonts w:ascii="Times New Roman" w:hAnsi="Times New Roman" w:cs="Times New Roman"/>
        </w:rPr>
        <w:t xml:space="preserve"> value), the likely future status</w:t>
      </w:r>
      <w:r w:rsidR="006C7231">
        <w:rPr>
          <w:rFonts w:ascii="Times New Roman" w:hAnsi="Times New Roman" w:cs="Times New Roman"/>
        </w:rPr>
        <w:t xml:space="preserve"> equilibrates with the current status</w:t>
      </w:r>
      <w:r w:rsidR="008F183E">
        <w:rPr>
          <w:rFonts w:ascii="Times New Roman" w:hAnsi="Times New Roman" w:cs="Times New Roman"/>
        </w:rPr>
        <w:t>, such that</w:t>
      </w:r>
      <w:r w:rsidR="006C7231">
        <w:rPr>
          <w:rFonts w:ascii="Times New Roman" w:hAnsi="Times New Roman" w:cs="Times New Roman"/>
        </w:rPr>
        <w:t xml:space="preserve"> this issue ‘resolves’ itself.</w:t>
      </w:r>
    </w:p>
    <w:p w14:paraId="61689E2E" w14:textId="5068CE8E" w:rsidR="005B6CF2" w:rsidRDefault="005B6CF2" w:rsidP="005B6CF2">
      <w:pPr>
        <w:ind w:firstLine="720"/>
        <w:rPr>
          <w:rFonts w:ascii="Times New Roman" w:hAnsi="Times New Roman" w:cs="Times New Roman"/>
        </w:rPr>
      </w:pPr>
      <w:r>
        <w:rPr>
          <w:rFonts w:ascii="Times New Roman" w:hAnsi="Times New Roman" w:cs="Times New Roman"/>
        </w:rPr>
        <w:t>For habitat biodiversity, mariculture, fisheries, tourism &amp; recreation, and artisanal fishing opportunities, there was a significant relationship between the 2016 assessment’s observed change in status (current status in 2016 versus 2012) and the 2012 assessment’s predicted change in status (which includes trend, pressures and resilience measures)</w:t>
      </w:r>
      <w:r w:rsidR="00D05EA6">
        <w:rPr>
          <w:rFonts w:ascii="Times New Roman" w:hAnsi="Times New Roman" w:cs="Times New Roman"/>
        </w:rPr>
        <w:t>.</w:t>
      </w:r>
      <w:r>
        <w:rPr>
          <w:rFonts w:ascii="Times New Roman" w:hAnsi="Times New Roman" w:cs="Times New Roman"/>
        </w:rPr>
        <w:t xml:space="preserve"> </w:t>
      </w:r>
      <w:r w:rsidR="00D05EA6">
        <w:rPr>
          <w:rFonts w:ascii="Times New Roman" w:hAnsi="Times New Roman" w:cs="Times New Roman"/>
        </w:rPr>
        <w:t>For artisanal opportunities and fisheries, trend was correlated with the change in status (and resilience for artisanal opportunities), and for lasting special places resilience and pressure were correlated (</w:t>
      </w:r>
      <w:ins w:id="305" w:author="Melanie Frazier" w:date="2017-05-15T10:24:00Z">
        <w:r w:rsidR="00F3616F">
          <w:rPr>
            <w:rFonts w:ascii="Times New Roman" w:hAnsi="Times New Roman" w:cs="Times New Roman"/>
          </w:rPr>
          <w:t>Table C and Fig</w:t>
        </w:r>
        <w:r w:rsidR="00C41A56">
          <w:rPr>
            <w:rFonts w:ascii="Times New Roman" w:hAnsi="Times New Roman" w:cs="Times New Roman"/>
          </w:rPr>
          <w:t xml:space="preserve"> H in S1 </w:t>
        </w:r>
      </w:ins>
      <w:ins w:id="306" w:author="Melanie Frazier" w:date="2017-05-15T10:37:00Z">
        <w:r w:rsidR="007515E4">
          <w:rPr>
            <w:rFonts w:ascii="Times New Roman" w:hAnsi="Times New Roman" w:cs="Times New Roman"/>
          </w:rPr>
          <w:t>File</w:t>
        </w:r>
      </w:ins>
      <w:del w:id="307" w:author="Melanie Frazier" w:date="2017-05-15T10:24:00Z">
        <w:r w:rsidR="00861C96" w:rsidDel="00C41A56">
          <w:rPr>
            <w:rFonts w:ascii="Times New Roman" w:hAnsi="Times New Roman" w:cs="Times New Roman"/>
          </w:rPr>
          <w:delText>S1 Results</w:delText>
        </w:r>
      </w:del>
      <w:r w:rsidR="00D05EA6">
        <w:rPr>
          <w:rFonts w:ascii="Times New Roman" w:hAnsi="Times New Roman" w:cs="Times New Roman"/>
        </w:rPr>
        <w:t xml:space="preserve">). </w:t>
      </w:r>
      <w:r w:rsidR="00952DA4">
        <w:rPr>
          <w:rFonts w:ascii="Times New Roman" w:hAnsi="Times New Roman" w:cs="Times New Roman"/>
        </w:rPr>
        <w:t xml:space="preserve">These goals/subgoals had sufficient temporal data to allow a robust test of the relationships, and the results suggest the method works when data are available. </w:t>
      </w:r>
      <w:r w:rsidR="00D05EA6">
        <w:rPr>
          <w:rFonts w:ascii="Times New Roman" w:hAnsi="Times New Roman" w:cs="Times New Roman"/>
        </w:rPr>
        <w:t xml:space="preserve">The OHI model did not perform well for the clean waters, iconic species, and natural products goal, </w:t>
      </w:r>
      <w:r w:rsidR="00952DA4">
        <w:rPr>
          <w:rFonts w:ascii="Times New Roman" w:hAnsi="Times New Roman" w:cs="Times New Roman"/>
        </w:rPr>
        <w:t>a result that</w:t>
      </w:r>
      <w:r w:rsidR="00D05EA6">
        <w:rPr>
          <w:rFonts w:ascii="Times New Roman" w:hAnsi="Times New Roman" w:cs="Times New Roman"/>
        </w:rPr>
        <w:t xml:space="preserve"> require</w:t>
      </w:r>
      <w:r w:rsidR="00952DA4">
        <w:rPr>
          <w:rFonts w:ascii="Times New Roman" w:hAnsi="Times New Roman" w:cs="Times New Roman"/>
        </w:rPr>
        <w:t>s</w:t>
      </w:r>
      <w:r w:rsidR="00D05EA6">
        <w:rPr>
          <w:rFonts w:ascii="Times New Roman" w:hAnsi="Times New Roman" w:cs="Times New Roman"/>
        </w:rPr>
        <w:t xml:space="preserve"> </w:t>
      </w:r>
      <w:r w:rsidR="00952DA4">
        <w:rPr>
          <w:rFonts w:ascii="Times New Roman" w:hAnsi="Times New Roman" w:cs="Times New Roman"/>
        </w:rPr>
        <w:t>additional research to understand</w:t>
      </w:r>
      <w:r w:rsidR="00D05EA6">
        <w:rPr>
          <w:rFonts w:ascii="Times New Roman" w:hAnsi="Times New Roman" w:cs="Times New Roman"/>
        </w:rPr>
        <w:t xml:space="preserve"> but </w:t>
      </w:r>
      <w:r w:rsidR="00952DA4">
        <w:rPr>
          <w:rFonts w:ascii="Times New Roman" w:hAnsi="Times New Roman" w:cs="Times New Roman"/>
        </w:rPr>
        <w:t>one that is likely due</w:t>
      </w:r>
      <w:r w:rsidR="00D05EA6">
        <w:rPr>
          <w:rFonts w:ascii="Times New Roman" w:hAnsi="Times New Roman" w:cs="Times New Roman"/>
        </w:rPr>
        <w:t xml:space="preserve"> to </w:t>
      </w:r>
      <w:r w:rsidR="00952DA4">
        <w:rPr>
          <w:rFonts w:ascii="Times New Roman" w:hAnsi="Times New Roman" w:cs="Times New Roman"/>
        </w:rPr>
        <w:t xml:space="preserve">issues with the quality of </w:t>
      </w:r>
      <w:r w:rsidR="00D05EA6">
        <w:rPr>
          <w:rFonts w:ascii="Times New Roman" w:hAnsi="Times New Roman" w:cs="Times New Roman"/>
        </w:rPr>
        <w:t>input data. Unfortunately, the other goals and subgoals (species condition, coastal protection, carbon storage, and livelihoods and economies) simply do not have sufficient temporal data to test these relationships. For example, the same species risk status data, which is the main component of species biodiversity score, is used for every scenario year.</w:t>
      </w:r>
    </w:p>
    <w:p w14:paraId="44AA75B1" w14:textId="1CE9BEF6" w:rsidR="00C31227" w:rsidRPr="00972F8D" w:rsidRDefault="005B103A" w:rsidP="005B6CF2">
      <w:pPr>
        <w:ind w:firstLine="720"/>
        <w:rPr>
          <w:rFonts w:ascii="Times New Roman" w:hAnsi="Times New Roman" w:cs="Times New Roman"/>
        </w:rPr>
      </w:pPr>
      <w:r>
        <w:rPr>
          <w:rFonts w:ascii="Times New Roman" w:hAnsi="Times New Roman" w:cs="Times New Roman"/>
        </w:rPr>
        <w:t xml:space="preserve">Finally, some critique of the OHI has focused on unexpected order of country rankings, especially for the </w:t>
      </w:r>
      <w:r w:rsidRPr="00D75049">
        <w:rPr>
          <w:rFonts w:ascii="Times New Roman" w:hAnsi="Times New Roman" w:cs="Times New Roman"/>
        </w:rPr>
        <w:t xml:space="preserve">fisheries </w:t>
      </w:r>
      <w:r w:rsidR="00E26324" w:rsidRPr="00D75049">
        <w:rPr>
          <w:rFonts w:ascii="Times New Roman" w:hAnsi="Times New Roman" w:cs="Times New Roman"/>
        </w:rPr>
        <w:t>subgoal</w:t>
      </w:r>
      <w:r w:rsidR="005D6D93" w:rsidRPr="00D75049">
        <w:rPr>
          <w:rFonts w:ascii="Times New Roman" w:hAnsi="Times New Roman" w:cs="Times New Roman"/>
        </w:rPr>
        <w:t xml:space="preserve"> </w:t>
      </w:r>
      <w:r w:rsidR="00861C96" w:rsidRPr="00D75049">
        <w:rPr>
          <w:rFonts w:ascii="Times New Roman" w:hAnsi="Times New Roman" w:cs="Times New Roman"/>
        </w:rPr>
        <w:fldChar w:fldCharType="begin"/>
      </w:r>
      <w:r w:rsidR="00861C96" w:rsidRPr="00D75049">
        <w:rPr>
          <w:rFonts w:ascii="Times New Roman" w:hAnsi="Times New Roman" w:cs="Times New Roman"/>
        </w:rPr>
        <w:instrText xml:space="preserve"> ADDIN EN.CITE &lt;EndNote&gt;&lt;Cite&gt;&lt;Author&gt;Branch&lt;/Author&gt;&lt;Year&gt;2013&lt;/Year&gt;&lt;RecNum&gt;1070&lt;/RecNum&gt;&lt;DisplayText&gt;(Branch et al., 2013)&lt;/DisplayText&gt;&lt;record&gt;&lt;rec-number&gt;1070&lt;/rec-number&gt;&lt;foreign-keys&gt;&lt;key app="EN" db-id="5rtv5sevbz52wueswtrvxvwytpfzvr9xextz"&gt;1070&lt;/key&gt;&lt;/foreign-keys&gt;&lt;ref-type name="Journal Article"&gt;17&lt;/ref-type&gt;&lt;contributors&gt;&lt;authors&gt;&lt;author&gt;Branch, T.A.&lt;/author&gt;&lt;author&gt;Hilborn, R.&lt;/author&gt;&lt;author&gt;Other, XX&lt;/author&gt;&lt;/authors&gt;&lt;/contributors&gt;&lt;titles&gt;&lt;title&gt;Fisheries assessments are biased in Ocean Health Index&lt;/title&gt;&lt;secondary-title&gt;Nature&lt;/secondary-title&gt;&lt;/titles&gt;&lt;periodical&gt;&lt;full-title&gt;Nature&lt;/full-title&gt;&lt;/periodical&gt;&lt;pages&gt;###-###&lt;/pages&gt;&lt;volume&gt;XXX&lt;/volume&gt;&lt;dates&gt;&lt;year&gt;2013&lt;/year&gt;&lt;/dates&gt;&lt;urls&gt;&lt;/urls&gt;&lt;/record&gt;&lt;/Cite&gt;&lt;/EndNote&gt;</w:instrText>
      </w:r>
      <w:r w:rsidR="00861C96" w:rsidRPr="00D75049">
        <w:rPr>
          <w:rFonts w:ascii="Times New Roman" w:hAnsi="Times New Roman" w:cs="Times New Roman"/>
        </w:rPr>
        <w:fldChar w:fldCharType="separate"/>
      </w:r>
      <w:r w:rsidR="00D40212" w:rsidRPr="00D75049">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{"citationID":"1n1mocbq0k","properties":{"formattedCitation":"[32]","plainCitation":"[32]"},"citationItems":[{"id":2325,"uris":["http://zotero.org/groups/54759/items/72FKHZP2"],"uri":["http://zotero.org/groups/54759/items/72FKHZP2"]}]} </w:instrText>
      </w:r>
      <w:r w:rsidR="00D40212" w:rsidRPr="00D75049">
        <w:rPr>
          <w:rFonts w:ascii="Times New Roman" w:hAnsi="Times New Roman" w:cs="Times New Roman"/>
          <w:noProof/>
        </w:rPr>
        <w:fldChar w:fldCharType="separate"/>
      </w:r>
      <w:r w:rsidR="00F05DFA">
        <w:rPr>
          <w:rFonts w:ascii="Times New Roman" w:hAnsi="Times New Roman" w:cs="Times New Roman"/>
          <w:noProof/>
        </w:rPr>
        <w:t>[32]</w:t>
      </w:r>
      <w:r w:rsidR="00D40212" w:rsidRPr="00D75049">
        <w:rPr>
          <w:rFonts w:ascii="Times New Roman" w:hAnsi="Times New Roman" w:cs="Times New Roman"/>
          <w:noProof/>
        </w:rPr>
        <w:fldChar w:fldCharType="end"/>
      </w:r>
      <w:r w:rsidR="00861C96" w:rsidRPr="00D75049">
        <w:rPr>
          <w:rFonts w:ascii="Times New Roman" w:hAnsi="Times New Roman" w:cs="Times New Roman"/>
        </w:rPr>
        <w:fldChar w:fldCharType="end"/>
      </w:r>
      <w:r w:rsidRPr="00D75049">
        <w:rPr>
          <w:rFonts w:ascii="Times New Roman" w:hAnsi="Times New Roman" w:cs="Times New Roman"/>
        </w:rPr>
        <w:t>. Absolute</w:t>
      </w:r>
      <w:r>
        <w:rPr>
          <w:rFonts w:ascii="Times New Roman" w:hAnsi="Times New Roman" w:cs="Times New Roman"/>
        </w:rPr>
        <w:t xml:space="preserve"> values for goal scores are a more useful indicator of condition than rank order, </w:t>
      </w:r>
      <w:r w:rsidR="00972F8D">
        <w:rPr>
          <w:rFonts w:ascii="Times New Roman" w:hAnsi="Times New Roman" w:cs="Times New Roman"/>
        </w:rPr>
        <w:t>especially when tracking change over time</w:t>
      </w:r>
      <w:r w:rsidR="00B32A99">
        <w:rPr>
          <w:rFonts w:ascii="Times New Roman" w:hAnsi="Times New Roman" w:cs="Times New Roman"/>
        </w:rPr>
        <w:t>,</w:t>
      </w:r>
      <w:r w:rsidR="00972F8D">
        <w:rPr>
          <w:rFonts w:ascii="Times New Roman" w:hAnsi="Times New Roman" w:cs="Times New Roman"/>
        </w:rPr>
        <w:t xml:space="preserve"> </w:t>
      </w:r>
      <w:r>
        <w:rPr>
          <w:rFonts w:ascii="Times New Roman" w:hAnsi="Times New Roman" w:cs="Times New Roman"/>
        </w:rPr>
        <w:t>but to understand the relationship between the two we made several comparisons</w:t>
      </w:r>
      <w:r w:rsidR="00A47F33">
        <w:rPr>
          <w:rFonts w:ascii="Times New Roman" w:hAnsi="Times New Roman" w:cs="Times New Roman"/>
        </w:rPr>
        <w:t xml:space="preserve"> (Fig</w:t>
      </w:r>
      <w:del w:id="308" w:author="Melanie Frazier" w:date="2017-05-15T10:25:00Z">
        <w:r w:rsidR="003C79B2" w:rsidDel="00C41A56">
          <w:rPr>
            <w:rFonts w:ascii="Times New Roman" w:hAnsi="Times New Roman" w:cs="Times New Roman"/>
          </w:rPr>
          <w:delText>s</w:delText>
        </w:r>
      </w:del>
      <w:del w:id="309" w:author="Melanie Frazier" w:date="2017-05-15T10:57:00Z">
        <w:r w:rsidR="003C79B2" w:rsidDel="00F3616F">
          <w:rPr>
            <w:rFonts w:ascii="Times New Roman" w:hAnsi="Times New Roman" w:cs="Times New Roman"/>
          </w:rPr>
          <w:delText>.</w:delText>
        </w:r>
      </w:del>
      <w:r w:rsidR="003C79B2">
        <w:rPr>
          <w:rFonts w:ascii="Times New Roman" w:hAnsi="Times New Roman" w:cs="Times New Roman"/>
        </w:rPr>
        <w:t xml:space="preserve"> 6; Fig</w:t>
      </w:r>
      <w:ins w:id="310" w:author="Melanie Frazier" w:date="2017-05-15T10:26:00Z">
        <w:r w:rsidR="00C41A56">
          <w:rPr>
            <w:rFonts w:ascii="Times New Roman" w:hAnsi="Times New Roman" w:cs="Times New Roman"/>
          </w:rPr>
          <w:t>s</w:t>
        </w:r>
      </w:ins>
      <w:del w:id="311" w:author="Melanie Frazier" w:date="2017-05-15T10:57:00Z">
        <w:r w:rsidR="003C79B2" w:rsidDel="00F3616F">
          <w:rPr>
            <w:rFonts w:ascii="Times New Roman" w:hAnsi="Times New Roman" w:cs="Times New Roman"/>
          </w:rPr>
          <w:delText>.</w:delText>
        </w:r>
      </w:del>
      <w:r w:rsidR="003C79B2">
        <w:rPr>
          <w:rFonts w:ascii="Times New Roman" w:hAnsi="Times New Roman" w:cs="Times New Roman"/>
        </w:rPr>
        <w:t xml:space="preserve"> </w:t>
      </w:r>
      <w:del w:id="312" w:author="Melanie Frazier" w:date="2017-05-15T10:25:00Z">
        <w:r w:rsidR="003C79B2" w:rsidDel="00C41A56">
          <w:rPr>
            <w:rFonts w:ascii="Times New Roman" w:hAnsi="Times New Roman" w:cs="Times New Roman"/>
          </w:rPr>
          <w:delText xml:space="preserve">7 </w:delText>
        </w:r>
      </w:del>
      <w:ins w:id="313" w:author="Melanie Frazier" w:date="2017-05-15T10:25:00Z">
        <w:r w:rsidR="00C41A56">
          <w:rPr>
            <w:rFonts w:ascii="Times New Roman" w:hAnsi="Times New Roman" w:cs="Times New Roman"/>
          </w:rPr>
          <w:t>I</w:t>
        </w:r>
        <w:r w:rsidR="00C41A56">
          <w:rPr>
            <w:rFonts w:ascii="Times New Roman" w:hAnsi="Times New Roman" w:cs="Times New Roman"/>
          </w:rPr>
          <w:t xml:space="preserve"> </w:t>
        </w:r>
      </w:ins>
      <w:ins w:id="314" w:author="Melanie Frazier" w:date="2017-05-15T10:26:00Z">
        <w:r w:rsidR="00C41A56">
          <w:rPr>
            <w:rFonts w:ascii="Times New Roman" w:hAnsi="Times New Roman" w:cs="Times New Roman"/>
          </w:rPr>
          <w:t xml:space="preserve">and J </w:t>
        </w:r>
      </w:ins>
      <w:r w:rsidR="003C79B2">
        <w:rPr>
          <w:rFonts w:ascii="Times New Roman" w:hAnsi="Times New Roman" w:cs="Times New Roman"/>
        </w:rPr>
        <w:t>in S1</w:t>
      </w:r>
      <w:r w:rsidR="00D05EA6">
        <w:rPr>
          <w:rFonts w:ascii="Times New Roman" w:hAnsi="Times New Roman" w:cs="Times New Roman"/>
        </w:rPr>
        <w:t xml:space="preserve"> </w:t>
      </w:r>
      <w:del w:id="315" w:author="Melanie Frazier" w:date="2017-05-15T10:37:00Z">
        <w:r w:rsidR="00D05EA6" w:rsidDel="007515E4">
          <w:rPr>
            <w:rFonts w:ascii="Times New Roman" w:hAnsi="Times New Roman" w:cs="Times New Roman"/>
          </w:rPr>
          <w:delText>Results</w:delText>
        </w:r>
      </w:del>
      <w:ins w:id="316" w:author="Melanie Frazier" w:date="2017-05-15T10:37:00Z">
        <w:r w:rsidR="007515E4">
          <w:rPr>
            <w:rFonts w:ascii="Times New Roman" w:hAnsi="Times New Roman" w:cs="Times New Roman"/>
          </w:rPr>
          <w:t>File</w:t>
        </w:r>
      </w:ins>
      <w:r w:rsidR="00A47F33">
        <w:rPr>
          <w:rFonts w:ascii="Times New Roman" w:hAnsi="Times New Roman" w:cs="Times New Roman"/>
        </w:rPr>
        <w:t>)</w:t>
      </w:r>
      <w:r>
        <w:rPr>
          <w:rFonts w:ascii="Times New Roman" w:hAnsi="Times New Roman" w:cs="Times New Roman"/>
        </w:rPr>
        <w:t>. As expected, a change in score positively correlates with a change in rank</w:t>
      </w:r>
      <w:r w:rsidR="001F72C7">
        <w:rPr>
          <w:rFonts w:ascii="Times New Roman" w:hAnsi="Times New Roman" w:cs="Times New Roman"/>
        </w:rPr>
        <w:t>,</w:t>
      </w:r>
      <w:r w:rsidR="005D6D93">
        <w:rPr>
          <w:rFonts w:ascii="Times New Roman" w:hAnsi="Times New Roman" w:cs="Times New Roman"/>
        </w:rPr>
        <w:t xml:space="preserve"> but the number of outlier points and the fact that the same </w:t>
      </w:r>
      <w:r w:rsidR="00477D5F">
        <w:rPr>
          <w:rFonts w:ascii="Times New Roman" w:hAnsi="Times New Roman" w:cs="Times New Roman"/>
        </w:rPr>
        <w:t xml:space="preserve">absolute </w:t>
      </w:r>
      <w:r w:rsidR="005D6D93">
        <w:rPr>
          <w:rFonts w:ascii="Times New Roman" w:hAnsi="Times New Roman" w:cs="Times New Roman"/>
        </w:rPr>
        <w:t xml:space="preserve">change in score can result in dramatically different changes in rank order suggest caution when focusing on rank order. </w:t>
      </w:r>
      <w:r w:rsidR="001F72C7">
        <w:rPr>
          <w:rFonts w:ascii="Times New Roman" w:hAnsi="Times New Roman" w:cs="Times New Roman"/>
        </w:rPr>
        <w:t xml:space="preserve">These mismatches are particularly stark when comparing </w:t>
      </w:r>
      <w:r w:rsidR="001F72C7">
        <w:rPr>
          <w:rFonts w:ascii="Times New Roman" w:hAnsi="Times New Roman" w:cs="Times New Roman"/>
        </w:rPr>
        <w:lastRenderedPageBreak/>
        <w:t>changes in scores to changes in ranks for many of the spe</w:t>
      </w:r>
      <w:r w:rsidR="00861C96">
        <w:rPr>
          <w:rFonts w:ascii="Times New Roman" w:hAnsi="Times New Roman" w:cs="Times New Roman"/>
        </w:rPr>
        <w:t>cific goals and subgoals (Fig</w:t>
      </w:r>
      <w:ins w:id="317" w:author="Melanie Frazier" w:date="2017-05-15T10:28:00Z">
        <w:r w:rsidR="0033177D">
          <w:rPr>
            <w:rFonts w:ascii="Times New Roman" w:hAnsi="Times New Roman" w:cs="Times New Roman"/>
          </w:rPr>
          <w:t>s</w:t>
        </w:r>
      </w:ins>
      <w:del w:id="318" w:author="Melanie Frazier" w:date="2017-05-15T10:57:00Z">
        <w:r w:rsidR="00861C96" w:rsidDel="00F3616F">
          <w:rPr>
            <w:rFonts w:ascii="Times New Roman" w:hAnsi="Times New Roman" w:cs="Times New Roman"/>
          </w:rPr>
          <w:delText>.</w:delText>
        </w:r>
      </w:del>
      <w:r w:rsidR="00861C96">
        <w:rPr>
          <w:rFonts w:ascii="Times New Roman" w:hAnsi="Times New Roman" w:cs="Times New Roman"/>
        </w:rPr>
        <w:t xml:space="preserve"> </w:t>
      </w:r>
      <w:del w:id="319" w:author="Melanie Frazier" w:date="2017-05-15T10:28:00Z">
        <w:r w:rsidR="001F72C7" w:rsidDel="0033177D">
          <w:rPr>
            <w:rFonts w:ascii="Times New Roman" w:hAnsi="Times New Roman" w:cs="Times New Roman"/>
          </w:rPr>
          <w:delText>7</w:delText>
        </w:r>
        <w:r w:rsidR="00861C96" w:rsidDel="0033177D">
          <w:rPr>
            <w:rFonts w:ascii="Times New Roman" w:hAnsi="Times New Roman" w:cs="Times New Roman"/>
          </w:rPr>
          <w:delText xml:space="preserve"> </w:delText>
        </w:r>
      </w:del>
      <w:ins w:id="320" w:author="Melanie Frazier" w:date="2017-05-15T10:28:00Z">
        <w:r w:rsidR="0033177D">
          <w:rPr>
            <w:rFonts w:ascii="Times New Roman" w:hAnsi="Times New Roman" w:cs="Times New Roman"/>
          </w:rPr>
          <w:t>I and J</w:t>
        </w:r>
        <w:r w:rsidR="0033177D">
          <w:rPr>
            <w:rFonts w:ascii="Times New Roman" w:hAnsi="Times New Roman" w:cs="Times New Roman"/>
          </w:rPr>
          <w:t xml:space="preserve"> </w:t>
        </w:r>
      </w:ins>
      <w:r w:rsidR="00861C96">
        <w:rPr>
          <w:rFonts w:ascii="Times New Roman" w:hAnsi="Times New Roman" w:cs="Times New Roman"/>
        </w:rPr>
        <w:t xml:space="preserve">in S1 </w:t>
      </w:r>
      <w:del w:id="321" w:author="Melanie Frazier" w:date="2017-05-15T10:38:00Z">
        <w:r w:rsidR="00861C96" w:rsidDel="007515E4">
          <w:rPr>
            <w:rFonts w:ascii="Times New Roman" w:hAnsi="Times New Roman" w:cs="Times New Roman"/>
          </w:rPr>
          <w:delText>Results</w:delText>
        </w:r>
      </w:del>
      <w:ins w:id="322" w:author="Melanie Frazier" w:date="2017-05-15T10:38:00Z">
        <w:r w:rsidR="007515E4">
          <w:rPr>
            <w:rFonts w:ascii="Times New Roman" w:hAnsi="Times New Roman" w:cs="Times New Roman"/>
          </w:rPr>
          <w:t>File</w:t>
        </w:r>
      </w:ins>
      <w:r w:rsidR="001F72C7">
        <w:rPr>
          <w:rFonts w:ascii="Times New Roman" w:hAnsi="Times New Roman" w:cs="Times New Roman"/>
        </w:rPr>
        <w:t>). Import</w:t>
      </w:r>
      <w:r w:rsidR="001F72C7" w:rsidRPr="001F72C7">
        <w:rPr>
          <w:rFonts w:ascii="Times New Roman" w:hAnsi="Times New Roman" w:cs="Times New Roman"/>
        </w:rPr>
        <w:t xml:space="preserve">antly, </w:t>
      </w:r>
      <w:r w:rsidR="00972F8D" w:rsidRPr="001F72C7">
        <w:rPr>
          <w:rFonts w:ascii="Times New Roman" w:hAnsi="Times New Roman" w:cs="Times New Roman"/>
        </w:rPr>
        <w:t xml:space="preserve">rank order </w:t>
      </w:r>
      <w:r w:rsidR="001F72C7" w:rsidRPr="001F72C7">
        <w:rPr>
          <w:rFonts w:ascii="Times New Roman" w:hAnsi="Times New Roman" w:cs="Times New Roman"/>
        </w:rPr>
        <w:t>is a</w:t>
      </w:r>
      <w:r w:rsidR="00972F8D" w:rsidRPr="001F72C7">
        <w:rPr>
          <w:rFonts w:ascii="Times New Roman" w:hAnsi="Times New Roman" w:cs="Times New Roman"/>
        </w:rPr>
        <w:t xml:space="preserve"> less useful</w:t>
      </w:r>
      <w:r w:rsidR="001F72C7" w:rsidRPr="001F72C7">
        <w:rPr>
          <w:rFonts w:ascii="Times New Roman" w:hAnsi="Times New Roman" w:cs="Times New Roman"/>
        </w:rPr>
        <w:t xml:space="preserve"> indicator</w:t>
      </w:r>
      <w:r w:rsidR="00972F8D" w:rsidRPr="001F72C7">
        <w:rPr>
          <w:rFonts w:ascii="Times New Roman" w:hAnsi="Times New Roman" w:cs="Times New Roman"/>
        </w:rPr>
        <w:t xml:space="preserve"> for decision-makers</w:t>
      </w:r>
      <w:r w:rsidR="001F72C7" w:rsidRPr="001F72C7">
        <w:rPr>
          <w:rFonts w:ascii="Times New Roman" w:hAnsi="Times New Roman" w:cs="Times New Roman"/>
        </w:rPr>
        <w:t xml:space="preserve"> than absolute change in score, especially within</w:t>
      </w:r>
      <w:r w:rsidR="00972F8D" w:rsidRPr="001F72C7">
        <w:rPr>
          <w:rFonts w:ascii="Times New Roman" w:hAnsi="Times New Roman" w:cs="Times New Roman"/>
        </w:rPr>
        <w:t xml:space="preserve"> a specific country context</w:t>
      </w:r>
      <w:r w:rsidR="00D15C20">
        <w:rPr>
          <w:rFonts w:ascii="Times New Roman" w:hAnsi="Times New Roman" w:cs="Times New Roman"/>
        </w:rPr>
        <w:t xml:space="preserve">, and can even </w:t>
      </w:r>
      <w:r w:rsidR="00972F8D" w:rsidRPr="001F72C7">
        <w:rPr>
          <w:rFonts w:ascii="Times New Roman" w:hAnsi="Times New Roman" w:cs="Times New Roman"/>
        </w:rPr>
        <w:t xml:space="preserve">give false information on the effectiveness of decision-making </w:t>
      </w:r>
      <w:r w:rsidR="00D15C20">
        <w:rPr>
          <w:rFonts w:ascii="Times New Roman" w:hAnsi="Times New Roman" w:cs="Times New Roman"/>
        </w:rPr>
        <w:t>if changes in rank go the opposite direction of changes in scores</w:t>
      </w:r>
      <w:r w:rsidR="001F72C7" w:rsidRPr="001F72C7">
        <w:rPr>
          <w:rFonts w:ascii="Times New Roman" w:hAnsi="Times New Roman" w:cs="Times New Roman"/>
        </w:rPr>
        <w:t>.</w:t>
      </w:r>
    </w:p>
    <w:p w14:paraId="0C146D91" w14:textId="77777777" w:rsidR="00C948E4" w:rsidRDefault="00C948E4" w:rsidP="00AB1423">
      <w:pPr>
        <w:rPr>
          <w:rFonts w:ascii="Times New Roman" w:hAnsi="Times New Roman" w:cs="Times New Roman"/>
        </w:rPr>
      </w:pPr>
    </w:p>
    <w:p w14:paraId="64D9305F" w14:textId="62B3F66A" w:rsidR="00DF63D6" w:rsidRPr="008D5A5B" w:rsidRDefault="00DF63D6" w:rsidP="00E26324">
      <w:pPr>
        <w:outlineLvl w:val="0"/>
        <w:rPr>
          <w:rFonts w:ascii="Times New Roman" w:hAnsi="Times New Roman" w:cs="Times New Roman"/>
          <w:b/>
          <w:sz w:val="32"/>
          <w:szCs w:val="32"/>
          <w:rPrChange w:id="323" w:author="Melanie Frazier" w:date="2017-05-15T12:22:00Z">
            <w:rPr>
              <w:rFonts w:ascii="Times New Roman" w:hAnsi="Times New Roman" w:cs="Times New Roman"/>
              <w:b/>
              <w:i/>
            </w:rPr>
          </w:rPrChange>
        </w:rPr>
      </w:pPr>
      <w:r w:rsidRPr="008D5A5B">
        <w:rPr>
          <w:rFonts w:ascii="Times New Roman" w:hAnsi="Times New Roman" w:cs="Times New Roman"/>
          <w:b/>
          <w:sz w:val="32"/>
          <w:szCs w:val="32"/>
          <w:rPrChange w:id="324" w:author="Melanie Frazier" w:date="2017-05-15T12:22:00Z">
            <w:rPr>
              <w:rFonts w:ascii="Times New Roman" w:hAnsi="Times New Roman" w:cs="Times New Roman"/>
              <w:b/>
              <w:i/>
            </w:rPr>
          </w:rPrChange>
        </w:rPr>
        <w:t>Lessons learned from repeat</w:t>
      </w:r>
      <w:r w:rsidR="000365A6" w:rsidRPr="008D5A5B">
        <w:rPr>
          <w:rFonts w:ascii="Times New Roman" w:hAnsi="Times New Roman" w:cs="Times New Roman"/>
          <w:b/>
          <w:sz w:val="32"/>
          <w:szCs w:val="32"/>
          <w:rPrChange w:id="325" w:author="Melanie Frazier" w:date="2017-05-15T12:22:00Z">
            <w:rPr>
              <w:rFonts w:ascii="Times New Roman" w:hAnsi="Times New Roman" w:cs="Times New Roman"/>
              <w:b/>
              <w:i/>
            </w:rPr>
          </w:rPrChange>
        </w:rPr>
        <w:t>ed indicator</w:t>
      </w:r>
      <w:r w:rsidRPr="008D5A5B">
        <w:rPr>
          <w:rFonts w:ascii="Times New Roman" w:hAnsi="Times New Roman" w:cs="Times New Roman"/>
          <w:b/>
          <w:sz w:val="32"/>
          <w:szCs w:val="32"/>
          <w:rPrChange w:id="326" w:author="Melanie Frazier" w:date="2017-05-15T12:22:00Z">
            <w:rPr>
              <w:rFonts w:ascii="Times New Roman" w:hAnsi="Times New Roman" w:cs="Times New Roman"/>
              <w:b/>
              <w:i/>
            </w:rPr>
          </w:rPrChange>
        </w:rPr>
        <w:t xml:space="preserve"> assessments</w:t>
      </w:r>
    </w:p>
    <w:p w14:paraId="6C646A2E" w14:textId="77777777" w:rsidR="008D5A5B" w:rsidRDefault="008D5A5B" w:rsidP="00A8438E">
      <w:pPr>
        <w:ind w:firstLine="720"/>
        <w:rPr>
          <w:ins w:id="327" w:author="Melanie Frazier" w:date="2017-05-15T12:22:00Z"/>
          <w:rFonts w:ascii="Times New Roman" w:hAnsi="Times New Roman" w:cs="Times New Roman"/>
        </w:rPr>
      </w:pPr>
    </w:p>
    <w:p w14:paraId="3450CE5C" w14:textId="58B7001A" w:rsidR="00A8438E" w:rsidRDefault="00A8438E" w:rsidP="00A8438E">
      <w:pPr>
        <w:ind w:firstLine="720"/>
        <w:rPr>
          <w:rFonts w:ascii="Times New Roman" w:hAnsi="Times New Roman" w:cs="Times New Roman"/>
        </w:rPr>
      </w:pPr>
      <w:r>
        <w:rPr>
          <w:rFonts w:ascii="Times New Roman" w:hAnsi="Times New Roman" w:cs="Times New Roman"/>
        </w:rPr>
        <w:t xml:space="preserve">For indicators to be useful tools </w:t>
      </w:r>
      <w:r w:rsidR="00194F27">
        <w:rPr>
          <w:rFonts w:ascii="Times New Roman" w:hAnsi="Times New Roman" w:cs="Times New Roman"/>
        </w:rPr>
        <w:t xml:space="preserve">for </w:t>
      </w:r>
      <w:r>
        <w:rPr>
          <w:rFonts w:ascii="Times New Roman" w:hAnsi="Times New Roman" w:cs="Times New Roman"/>
        </w:rPr>
        <w:t>track</w:t>
      </w:r>
      <w:r w:rsidR="00194F27">
        <w:rPr>
          <w:rFonts w:ascii="Times New Roman" w:hAnsi="Times New Roman" w:cs="Times New Roman"/>
        </w:rPr>
        <w:t>ing</w:t>
      </w:r>
      <w:r w:rsidR="00BE3C1E">
        <w:rPr>
          <w:rFonts w:ascii="Times New Roman" w:hAnsi="Times New Roman" w:cs="Times New Roman"/>
        </w:rPr>
        <w:t xml:space="preserve"> </w:t>
      </w:r>
      <w:r>
        <w:rPr>
          <w:rFonts w:ascii="Times New Roman" w:hAnsi="Times New Roman" w:cs="Times New Roman"/>
        </w:rPr>
        <w:t xml:space="preserve">progress towards policy objectives, they need to be </w:t>
      </w:r>
      <w:r w:rsidR="00194F27">
        <w:rPr>
          <w:rFonts w:ascii="Times New Roman" w:hAnsi="Times New Roman" w:cs="Times New Roman"/>
        </w:rPr>
        <w:t>evaluated</w:t>
      </w:r>
      <w:r>
        <w:rPr>
          <w:rFonts w:ascii="Times New Roman" w:hAnsi="Times New Roman" w:cs="Times New Roman"/>
        </w:rPr>
        <w:t xml:space="preserve"> regularly and updated </w:t>
      </w:r>
      <w:r w:rsidR="00C77AFB">
        <w:rPr>
          <w:rFonts w:ascii="Times New Roman" w:hAnsi="Times New Roman" w:cs="Times New Roman"/>
        </w:rPr>
        <w:t>with</w:t>
      </w:r>
      <w:r>
        <w:rPr>
          <w:rFonts w:ascii="Times New Roman" w:hAnsi="Times New Roman" w:cs="Times New Roman"/>
        </w:rPr>
        <w:t xml:space="preserve"> the best available data and science. For indicators to be rigorous and defensible scientifically, the</w:t>
      </w:r>
      <w:r w:rsidR="00144DB0">
        <w:rPr>
          <w:rFonts w:ascii="Times New Roman" w:hAnsi="Times New Roman" w:cs="Times New Roman"/>
        </w:rPr>
        <w:t xml:space="preserve"> underlying data and the methods used to analyze those data</w:t>
      </w:r>
      <w:r>
        <w:rPr>
          <w:rFonts w:ascii="Times New Roman" w:hAnsi="Times New Roman" w:cs="Times New Roman"/>
        </w:rPr>
        <w:t xml:space="preserve"> need to be fully transparent. These needs create substantial practical challenges for indicators, especially global indicators</w:t>
      </w:r>
      <w:r w:rsidR="00EC4BEE">
        <w:rPr>
          <w:rFonts w:ascii="Times New Roman" w:hAnsi="Times New Roman" w:cs="Times New Roman"/>
        </w:rPr>
        <w:t>, which have to be based on existing</w:t>
      </w:r>
      <w:r w:rsidR="00BE3C1E">
        <w:rPr>
          <w:rFonts w:ascii="Times New Roman" w:hAnsi="Times New Roman" w:cs="Times New Roman"/>
        </w:rPr>
        <w:t xml:space="preserve"> data that are </w:t>
      </w:r>
      <w:r w:rsidR="009C4FE4">
        <w:rPr>
          <w:rFonts w:ascii="Times New Roman" w:hAnsi="Times New Roman" w:cs="Times New Roman"/>
        </w:rPr>
        <w:t xml:space="preserve">freely and </w:t>
      </w:r>
      <w:r w:rsidR="003919E6">
        <w:rPr>
          <w:rFonts w:ascii="Times New Roman" w:hAnsi="Times New Roman" w:cs="Times New Roman"/>
        </w:rPr>
        <w:t xml:space="preserve">repeatedly </w:t>
      </w:r>
      <w:r w:rsidR="00EC4BEE">
        <w:rPr>
          <w:rFonts w:ascii="Times New Roman" w:hAnsi="Times New Roman" w:cs="Times New Roman"/>
        </w:rPr>
        <w:t>available</w:t>
      </w:r>
      <w:r>
        <w:rPr>
          <w:rFonts w:ascii="Times New Roman" w:hAnsi="Times New Roman" w:cs="Times New Roman"/>
        </w:rPr>
        <w:t xml:space="preserve">. Our efforts to calculate the OHI each year over half a </w:t>
      </w:r>
      <w:r w:rsidR="00C77AFB">
        <w:rPr>
          <w:rFonts w:ascii="Times New Roman" w:hAnsi="Times New Roman" w:cs="Times New Roman"/>
        </w:rPr>
        <w:t>decade help highlight specific</w:t>
      </w:r>
      <w:r>
        <w:rPr>
          <w:rFonts w:ascii="Times New Roman" w:hAnsi="Times New Roman" w:cs="Times New Roman"/>
        </w:rPr>
        <w:t xml:space="preserve"> issues related to these challenges</w:t>
      </w:r>
      <w:r w:rsidR="00B8181F">
        <w:rPr>
          <w:rFonts w:ascii="Times New Roman" w:hAnsi="Times New Roman" w:cs="Times New Roman"/>
        </w:rPr>
        <w:t>.</w:t>
      </w:r>
    </w:p>
    <w:p w14:paraId="6F64F3F1" w14:textId="1CC62F1B" w:rsidR="00C77AFB" w:rsidRDefault="00F11700" w:rsidP="00A8438E">
      <w:pPr>
        <w:ind w:firstLine="720"/>
        <w:rPr>
          <w:rFonts w:ascii="Times New Roman" w:hAnsi="Times New Roman" w:cs="Times New Roman"/>
        </w:rPr>
      </w:pPr>
      <w:r>
        <w:rPr>
          <w:rFonts w:ascii="Times New Roman" w:hAnsi="Times New Roman" w:cs="Times New Roman"/>
        </w:rPr>
        <w:t xml:space="preserve">Many data sources are updated regularly (annually or biannually), such as country level statistics reported to FAO, making them ideal for use in global indicators.  However, data sources often change over time. For example, changes in technology (e.g., new satellites with different sensors) can lead to a new, higher-quality data source that ideally should be incorporated into indicator assessments, but the new data often cannot be directly compared to the old data, limiting or even prohibiting comparisons across time. </w:t>
      </w:r>
      <w:r w:rsidR="008C0782">
        <w:rPr>
          <w:rFonts w:ascii="Times New Roman" w:hAnsi="Times New Roman" w:cs="Times New Roman"/>
        </w:rPr>
        <w:t xml:space="preserve">We encountered this </w:t>
      </w:r>
      <w:r w:rsidR="002F4364">
        <w:rPr>
          <w:rFonts w:ascii="Times New Roman" w:hAnsi="Times New Roman" w:cs="Times New Roman"/>
        </w:rPr>
        <w:t xml:space="preserve">situation with the change in satellite measuring UV radiation, which created a new data format that could not easily be compared to past UV measurements. </w:t>
      </w:r>
      <w:r>
        <w:rPr>
          <w:rFonts w:ascii="Times New Roman" w:hAnsi="Times New Roman" w:cs="Times New Roman"/>
        </w:rPr>
        <w:t xml:space="preserve">Should an </w:t>
      </w:r>
      <w:r w:rsidR="00477D5F">
        <w:rPr>
          <w:rFonts w:ascii="Times New Roman" w:hAnsi="Times New Roman" w:cs="Times New Roman"/>
        </w:rPr>
        <w:t>updated</w:t>
      </w:r>
      <w:r>
        <w:rPr>
          <w:rFonts w:ascii="Times New Roman" w:hAnsi="Times New Roman" w:cs="Times New Roman"/>
        </w:rPr>
        <w:t xml:space="preserve"> assessment </w:t>
      </w:r>
      <w:r w:rsidR="00477D5F">
        <w:rPr>
          <w:rFonts w:ascii="Times New Roman" w:hAnsi="Times New Roman" w:cs="Times New Roman"/>
        </w:rPr>
        <w:t xml:space="preserve">of an indicator </w:t>
      </w:r>
      <w:r>
        <w:rPr>
          <w:rFonts w:ascii="Times New Roman" w:hAnsi="Times New Roman" w:cs="Times New Roman"/>
        </w:rPr>
        <w:t xml:space="preserve">switch to using the new, better data (i.e., the best available science) but forego the ability to track change over time, or </w:t>
      </w:r>
      <w:r w:rsidR="00477D5F">
        <w:rPr>
          <w:rFonts w:ascii="Times New Roman" w:hAnsi="Times New Roman" w:cs="Times New Roman"/>
        </w:rPr>
        <w:t xml:space="preserve">should it </w:t>
      </w:r>
      <w:r>
        <w:rPr>
          <w:rFonts w:ascii="Times New Roman" w:hAnsi="Times New Roman" w:cs="Times New Roman"/>
        </w:rPr>
        <w:t>forego using the newest, best data in order to be able to continue tracking change over time? In some cases</w:t>
      </w:r>
      <w:r w:rsidR="00194F27">
        <w:rPr>
          <w:rFonts w:ascii="Times New Roman" w:hAnsi="Times New Roman" w:cs="Times New Roman"/>
        </w:rPr>
        <w:t>,</w:t>
      </w:r>
      <w:r>
        <w:rPr>
          <w:rFonts w:ascii="Times New Roman" w:hAnsi="Times New Roman" w:cs="Times New Roman"/>
        </w:rPr>
        <w:t xml:space="preserve"> </w:t>
      </w:r>
      <w:r w:rsidR="00194F27">
        <w:rPr>
          <w:rFonts w:ascii="Times New Roman" w:hAnsi="Times New Roman" w:cs="Times New Roman"/>
        </w:rPr>
        <w:t xml:space="preserve">the choice is </w:t>
      </w:r>
      <w:r w:rsidR="00B913EB">
        <w:rPr>
          <w:rFonts w:ascii="Times New Roman" w:hAnsi="Times New Roman" w:cs="Times New Roman"/>
        </w:rPr>
        <w:t>forced</w:t>
      </w:r>
      <w:r>
        <w:rPr>
          <w:rFonts w:ascii="Times New Roman" w:hAnsi="Times New Roman" w:cs="Times New Roman"/>
        </w:rPr>
        <w:t xml:space="preserve">, as </w:t>
      </w:r>
      <w:r w:rsidR="006145CA">
        <w:rPr>
          <w:rFonts w:ascii="Times New Roman" w:hAnsi="Times New Roman" w:cs="Times New Roman"/>
        </w:rPr>
        <w:t xml:space="preserve">when </w:t>
      </w:r>
      <w:r>
        <w:rPr>
          <w:rFonts w:ascii="Times New Roman" w:hAnsi="Times New Roman" w:cs="Times New Roman"/>
        </w:rPr>
        <w:t>the old data are discontinued once the new data become available.</w:t>
      </w:r>
    </w:p>
    <w:p w14:paraId="404F9207" w14:textId="44C6CEB8" w:rsidR="00F11700" w:rsidRDefault="00F11700" w:rsidP="00A8438E">
      <w:pPr>
        <w:ind w:firstLine="720"/>
        <w:rPr>
          <w:rFonts w:ascii="Times New Roman" w:hAnsi="Times New Roman" w:cs="Times New Roman"/>
        </w:rPr>
      </w:pPr>
      <w:r>
        <w:rPr>
          <w:rFonts w:ascii="Times New Roman" w:hAnsi="Times New Roman" w:cs="Times New Roman"/>
        </w:rPr>
        <w:t xml:space="preserve">More problematic is when existing, useful data are simply discontinued without any meaningful replacement being available. We encountered this challenge with the FAO data on </w:t>
      </w:r>
      <w:r w:rsidR="008F63C6">
        <w:rPr>
          <w:rFonts w:ascii="Times New Roman" w:hAnsi="Times New Roman" w:cs="Times New Roman"/>
        </w:rPr>
        <w:t>commercial fishing and mariculture</w:t>
      </w:r>
      <w:r>
        <w:rPr>
          <w:rFonts w:ascii="Times New Roman" w:hAnsi="Times New Roman" w:cs="Times New Roman"/>
        </w:rPr>
        <w:t xml:space="preserve"> employment </w:t>
      </w:r>
      <w:r w:rsidR="003A29BA">
        <w:rPr>
          <w:rFonts w:ascii="Times New Roman" w:hAnsi="Times New Roman" w:cs="Times New Roman"/>
        </w:rPr>
        <w:t xml:space="preserve">(last provided for 2012 from personal communication, but last publically available for 1996) and fishing revenue data (last provided for 2007 fisheries). The marine wage data from the International Labour Organization that we used to calculate the livelihoods subgoal was also discontinued in 2014, and replaced with information too coarse to be able to determine ocean-related wages. </w:t>
      </w:r>
      <w:r>
        <w:rPr>
          <w:rFonts w:ascii="Times New Roman" w:hAnsi="Times New Roman" w:cs="Times New Roman"/>
        </w:rPr>
        <w:t xml:space="preserve">Unfortunately, no other data exist for national level statistics on </w:t>
      </w:r>
      <w:r w:rsidR="00330A8A">
        <w:rPr>
          <w:rFonts w:ascii="Times New Roman" w:hAnsi="Times New Roman" w:cs="Times New Roman"/>
        </w:rPr>
        <w:t xml:space="preserve">commercial fishing and mariculture </w:t>
      </w:r>
      <w:r>
        <w:rPr>
          <w:rFonts w:ascii="Times New Roman" w:hAnsi="Times New Roman" w:cs="Times New Roman"/>
        </w:rPr>
        <w:t xml:space="preserve">livelihoods </w:t>
      </w:r>
      <w:r w:rsidR="004E553D">
        <w:rPr>
          <w:rFonts w:ascii="Times New Roman" w:hAnsi="Times New Roman" w:cs="Times New Roman"/>
        </w:rPr>
        <w:t xml:space="preserve">&amp; </w:t>
      </w:r>
      <w:r>
        <w:rPr>
          <w:rFonts w:ascii="Times New Roman" w:hAnsi="Times New Roman" w:cs="Times New Roman"/>
        </w:rPr>
        <w:t xml:space="preserve">economies, </w:t>
      </w:r>
      <w:r w:rsidR="002C0C3E">
        <w:rPr>
          <w:rFonts w:ascii="Times New Roman" w:hAnsi="Times New Roman" w:cs="Times New Roman"/>
        </w:rPr>
        <w:t xml:space="preserve">prohibiting us from </w:t>
      </w:r>
      <w:r w:rsidR="00F638AE">
        <w:rPr>
          <w:rFonts w:ascii="Times New Roman" w:hAnsi="Times New Roman" w:cs="Times New Roman"/>
        </w:rPr>
        <w:t xml:space="preserve">being able to </w:t>
      </w:r>
      <w:r w:rsidR="002C0C3E">
        <w:rPr>
          <w:rFonts w:ascii="Times New Roman" w:hAnsi="Times New Roman" w:cs="Times New Roman"/>
        </w:rPr>
        <w:t>updat</w:t>
      </w:r>
      <w:r w:rsidR="00F638AE">
        <w:rPr>
          <w:rFonts w:ascii="Times New Roman" w:hAnsi="Times New Roman" w:cs="Times New Roman"/>
        </w:rPr>
        <w:t>e</w:t>
      </w:r>
      <w:r>
        <w:rPr>
          <w:rFonts w:ascii="Times New Roman" w:hAnsi="Times New Roman" w:cs="Times New Roman"/>
        </w:rPr>
        <w:t xml:space="preserve"> </w:t>
      </w:r>
      <w:r w:rsidR="00330A8A">
        <w:rPr>
          <w:rFonts w:ascii="Times New Roman" w:hAnsi="Times New Roman" w:cs="Times New Roman"/>
        </w:rPr>
        <w:t>these calculations</w:t>
      </w:r>
      <w:r>
        <w:rPr>
          <w:rFonts w:ascii="Times New Roman" w:hAnsi="Times New Roman" w:cs="Times New Roman"/>
        </w:rPr>
        <w:t xml:space="preserve"> </w:t>
      </w:r>
      <w:r w:rsidR="002C0C3E">
        <w:rPr>
          <w:rFonts w:ascii="Times New Roman" w:hAnsi="Times New Roman" w:cs="Times New Roman"/>
        </w:rPr>
        <w:t>in</w:t>
      </w:r>
      <w:r>
        <w:rPr>
          <w:rFonts w:ascii="Times New Roman" w:hAnsi="Times New Roman" w:cs="Times New Roman"/>
        </w:rPr>
        <w:t xml:space="preserve"> 2015 and 2016 assessments. </w:t>
      </w:r>
      <w:r w:rsidR="00C53610">
        <w:rPr>
          <w:rFonts w:ascii="Times New Roman" w:hAnsi="Times New Roman" w:cs="Times New Roman"/>
        </w:rPr>
        <w:t xml:space="preserve">Since such data are pertinent to national politics and economics, </w:t>
      </w:r>
      <w:r w:rsidR="002D7969">
        <w:rPr>
          <w:rFonts w:ascii="Times New Roman" w:hAnsi="Times New Roman" w:cs="Times New Roman"/>
        </w:rPr>
        <w:t>it is imperative that</w:t>
      </w:r>
      <w:r w:rsidR="00C53610">
        <w:rPr>
          <w:rFonts w:ascii="Times New Roman" w:hAnsi="Times New Roman" w:cs="Times New Roman"/>
        </w:rPr>
        <w:t xml:space="preserve"> more data be collected and tracked</w:t>
      </w:r>
      <w:r w:rsidR="002D7969">
        <w:rPr>
          <w:rFonts w:ascii="Times New Roman" w:hAnsi="Times New Roman" w:cs="Times New Roman"/>
        </w:rPr>
        <w:t>. Such data would enable</w:t>
      </w:r>
      <w:r w:rsidR="00C53610">
        <w:rPr>
          <w:rFonts w:ascii="Times New Roman" w:hAnsi="Times New Roman" w:cs="Times New Roman"/>
        </w:rPr>
        <w:t xml:space="preserve"> f</w:t>
      </w:r>
      <w:r w:rsidR="00BB5D38">
        <w:rPr>
          <w:rFonts w:ascii="Times New Roman" w:hAnsi="Times New Roman" w:cs="Times New Roman"/>
        </w:rPr>
        <w:t xml:space="preserve">uture OHI assessments </w:t>
      </w:r>
      <w:r w:rsidR="002D7969">
        <w:rPr>
          <w:rFonts w:ascii="Times New Roman" w:hAnsi="Times New Roman" w:cs="Times New Roman"/>
        </w:rPr>
        <w:t>to</w:t>
      </w:r>
      <w:r w:rsidR="00C53610">
        <w:rPr>
          <w:rFonts w:ascii="Times New Roman" w:hAnsi="Times New Roman" w:cs="Times New Roman"/>
        </w:rPr>
        <w:t xml:space="preserve"> better reflect changes in </w:t>
      </w:r>
      <w:r w:rsidR="002D7969">
        <w:rPr>
          <w:rFonts w:ascii="Times New Roman" w:hAnsi="Times New Roman" w:cs="Times New Roman"/>
        </w:rPr>
        <w:t>l</w:t>
      </w:r>
      <w:r w:rsidR="00C53610">
        <w:rPr>
          <w:rFonts w:ascii="Times New Roman" w:hAnsi="Times New Roman" w:cs="Times New Roman"/>
        </w:rPr>
        <w:t xml:space="preserve">ivelihoods and </w:t>
      </w:r>
      <w:r w:rsidR="002D7969">
        <w:rPr>
          <w:rFonts w:ascii="Times New Roman" w:hAnsi="Times New Roman" w:cs="Times New Roman"/>
        </w:rPr>
        <w:t>e</w:t>
      </w:r>
      <w:r w:rsidR="00C53610">
        <w:rPr>
          <w:rFonts w:ascii="Times New Roman" w:hAnsi="Times New Roman" w:cs="Times New Roman"/>
        </w:rPr>
        <w:t>conom</w:t>
      </w:r>
      <w:r w:rsidR="002D7969">
        <w:rPr>
          <w:rFonts w:ascii="Times New Roman" w:hAnsi="Times New Roman" w:cs="Times New Roman"/>
        </w:rPr>
        <w:t>ies</w:t>
      </w:r>
      <w:r w:rsidR="00BB5D38">
        <w:rPr>
          <w:rFonts w:ascii="Times New Roman" w:hAnsi="Times New Roman" w:cs="Times New Roman"/>
        </w:rPr>
        <w:t>.</w:t>
      </w:r>
    </w:p>
    <w:p w14:paraId="2E7DB817" w14:textId="0944F49A" w:rsidR="00BB5D38" w:rsidRDefault="006145CA" w:rsidP="00A8438E">
      <w:pPr>
        <w:ind w:firstLine="720"/>
        <w:rPr>
          <w:rFonts w:ascii="Times New Roman" w:hAnsi="Times New Roman" w:cs="Times New Roman"/>
        </w:rPr>
      </w:pPr>
      <w:r>
        <w:rPr>
          <w:rFonts w:ascii="Times New Roman" w:hAnsi="Times New Roman" w:cs="Times New Roman"/>
        </w:rPr>
        <w:t>Another key data challenge is that many of the ‘regularly updated’ data are not updated annually or</w:t>
      </w:r>
      <w:r w:rsidR="00194F27">
        <w:rPr>
          <w:rFonts w:ascii="Times New Roman" w:hAnsi="Times New Roman" w:cs="Times New Roman"/>
        </w:rPr>
        <w:t xml:space="preserve"> </w:t>
      </w:r>
      <w:r>
        <w:rPr>
          <w:rFonts w:ascii="Times New Roman" w:hAnsi="Times New Roman" w:cs="Times New Roman"/>
        </w:rPr>
        <w:t xml:space="preserve">do not include all </w:t>
      </w:r>
      <w:r w:rsidR="002C31A6">
        <w:rPr>
          <w:rFonts w:ascii="Times New Roman" w:hAnsi="Times New Roman" w:cs="Times New Roman"/>
        </w:rPr>
        <w:t>regions</w:t>
      </w:r>
      <w:r>
        <w:rPr>
          <w:rFonts w:ascii="Times New Roman" w:hAnsi="Times New Roman" w:cs="Times New Roman"/>
        </w:rPr>
        <w:t xml:space="preserve">. </w:t>
      </w:r>
      <w:r w:rsidR="002F4364">
        <w:rPr>
          <w:rFonts w:ascii="Times New Roman" w:hAnsi="Times New Roman" w:cs="Times New Roman"/>
        </w:rPr>
        <w:t>We</w:t>
      </w:r>
      <w:r w:rsidR="00194F27">
        <w:rPr>
          <w:rFonts w:ascii="Times New Roman" w:hAnsi="Times New Roman" w:cs="Times New Roman"/>
        </w:rPr>
        <w:t xml:space="preserve"> address </w:t>
      </w:r>
      <w:r>
        <w:rPr>
          <w:rFonts w:ascii="Times New Roman" w:hAnsi="Times New Roman" w:cs="Times New Roman"/>
        </w:rPr>
        <w:t xml:space="preserve">these gaps in data </w:t>
      </w:r>
      <w:r w:rsidR="00194F27">
        <w:rPr>
          <w:rFonts w:ascii="Times New Roman" w:hAnsi="Times New Roman" w:cs="Times New Roman"/>
        </w:rPr>
        <w:t xml:space="preserve">with </w:t>
      </w:r>
      <w:r>
        <w:rPr>
          <w:rFonts w:ascii="Times New Roman" w:hAnsi="Times New Roman" w:cs="Times New Roman"/>
        </w:rPr>
        <w:t xml:space="preserve">various </w:t>
      </w:r>
      <w:r w:rsidRPr="00D75049">
        <w:rPr>
          <w:rFonts w:ascii="Times New Roman" w:hAnsi="Times New Roman" w:cs="Times New Roman"/>
        </w:rPr>
        <w:t xml:space="preserve">methods </w:t>
      </w:r>
      <w:r w:rsidR="00861C96" w:rsidRPr="00D75049">
        <w:rPr>
          <w:rFonts w:ascii="Times New Roman" w:hAnsi="Times New Roman" w:cs="Times New Roman"/>
        </w:rPr>
        <w:fldChar w:fldCharType="begin"/>
      </w:r>
      <w:r w:rsidR="00861C96" w:rsidRPr="00D75049">
        <w:rPr>
          <w:rFonts w:ascii="Times New Roman" w:hAnsi="Times New Roman" w:cs="Times New Roman"/>
        </w:rPr>
        <w:instrText xml:space="preserve"> ADDIN EN.CITE &lt;EndNote&gt;&lt;Cite&gt;&lt;Author&gt;Frazier&lt;/Author&gt;&lt;Year&gt;2016&lt;/Year&gt;&lt;RecNum&gt;1251&lt;/RecNum&gt;&lt;DisplayText&gt;(Frazier et al., 2016)&lt;/DisplayText&gt;&lt;record&gt;&lt;rec-number&gt;1251&lt;/rec-number&gt;&lt;foreign-keys&gt;&lt;key app="EN" db-id="5rtv5sevbz52wueswtrvxvwytpfzvr9xextz"&gt;1251&lt;/key&gt;&lt;/foreign-keys&gt;&lt;ref-type name="Journal Article"&gt;17&lt;/ref-type&gt;&lt;contributors&gt;&lt;authors&gt;&lt;author&gt;Frazier, M.&lt;/author&gt;&lt;author&gt;Longo, C.&lt;/author&gt;&lt;author&gt;Halpern, B. S.&lt;/author&gt;&lt;/authors&gt;&lt;/contributors&gt;&lt;auth-address&gt;[Frazier, Melanie; Halpern, Benjamin S.] Univ Calif Santa Barbara, Natl Ctr Ecol Anal &amp;amp; Synth, Santa Barbara, CA 93106 USA. [Longo, Catherine] Marine Stewardship Council, 1 Snow Hill, London EC1A 2DH, England. [Halpern, Benjamin S.] Imperial Coll London, Silwood Pk Campus, Ascot, West Berkshire, England. [Halpern, Benjamin S.] Univ Calif Santa Barbara, Bren Sch Environm Sci &amp;amp; Management, Santa Barbara, CA USA.&amp;#xD;Frazier, M (reprint author), Univ Calif Santa Barbara, Natl Ctr Ecol Anal &amp;amp; Synth, Santa Barbara, CA 93106 USA.&amp;#xD;frazier@nceas.ucsb.edu&lt;/auth-address&gt;&lt;titles&gt;&lt;title&gt;Mapping Uncertainty Due to Missing Data in the Global Ocean Health Index&lt;/title&gt;&lt;secondary-title&gt;Plos One&lt;/secondary-title&gt;&lt;alt-title&gt;PLoS One&lt;/alt-title&gt;&lt;/titles&gt;&lt;periodical&gt;&lt;full-title&gt;Plos One&lt;/full-title&gt;&lt;/periodical&gt;&lt;alt-periodical&gt;&lt;full-title&gt;Plos One&lt;/full-title&gt;&lt;/alt-periodical&gt;&lt;volume&gt;11&lt;/volume&gt;&lt;number&gt;8&lt;/number&gt;&lt;keywords&gt;&lt;keyword&gt;net primary production&lt;/keyword&gt;&lt;keyword&gt;ecological indicators&lt;/keyword&gt;&lt;keyword&gt;composite indicators&lt;/keyword&gt;&lt;keyword&gt;human appropriation&lt;/keyword&gt;&lt;keyword&gt;ecosystem services&lt;/keyword&gt;&lt;keyword&gt;sensitivity&lt;/keyword&gt;&lt;/keywords&gt;&lt;dates&gt;&lt;year&gt;2016&lt;/year&gt;&lt;pub-dates&gt;&lt;date&gt;Aug&lt;/date&gt;&lt;/pub-dates&gt;&lt;/dates&gt;&lt;isbn&gt;1932-6203&lt;/isbn&gt;&lt;accession-num&gt;WOS:000381110700041&lt;/accession-num&gt;&lt;work-type&gt;Article&lt;/work-type&gt;&lt;urls&gt;&lt;related-urls&gt;&lt;url&gt;&amp;lt;Go to ISI&amp;gt;://WOS:000381110700041&lt;/url&gt;&lt;/related-urls&gt;&lt;/urls&gt;&lt;electronic-resource-num&gt;e0160377&amp;#xD;10.1371/journal.pone.0160377&lt;/electronic-resource-num&gt;&lt;language&gt;English&lt;/language&gt;&lt;/record&gt;&lt;/Cite&gt;&lt;/EndNote&gt;</w:instrText>
      </w:r>
      <w:r w:rsidR="00861C96" w:rsidRPr="00D75049">
        <w:rPr>
          <w:rFonts w:ascii="Times New Roman" w:hAnsi="Times New Roman" w:cs="Times New Roman"/>
        </w:rPr>
        <w:fldChar w:fldCharType="separate"/>
      </w:r>
      <w:r w:rsidR="00D40212" w:rsidRPr="00D75049">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{"citationID":"2o13108llp","properties":{"formattedCitation":"[8]","plainCitation":"[8]"},"citationItems":[{"id":1351,"uris":["http://zotero.org/groups/54759/items/WXH9Z22W"],"uri":["http://zotero.org/groups/54759/items/WXH9Z22W"]}]} </w:instrText>
      </w:r>
      <w:r w:rsidR="00D40212" w:rsidRPr="00D75049">
        <w:rPr>
          <w:rFonts w:ascii="Times New Roman" w:hAnsi="Times New Roman" w:cs="Times New Roman"/>
          <w:noProof/>
        </w:rPr>
        <w:fldChar w:fldCharType="separate"/>
      </w:r>
      <w:r w:rsidR="00F05DFA">
        <w:rPr>
          <w:rFonts w:ascii="Times New Roman" w:hAnsi="Times New Roman" w:cs="Times New Roman"/>
          <w:noProof/>
        </w:rPr>
        <w:t>[8]</w:t>
      </w:r>
      <w:r w:rsidR="00D40212" w:rsidRPr="00D75049">
        <w:rPr>
          <w:rFonts w:ascii="Times New Roman" w:hAnsi="Times New Roman" w:cs="Times New Roman"/>
          <w:noProof/>
        </w:rPr>
        <w:fldChar w:fldCharType="end"/>
      </w:r>
      <w:r w:rsidR="00861C96" w:rsidRPr="00D75049">
        <w:rPr>
          <w:rFonts w:ascii="Times New Roman" w:hAnsi="Times New Roman" w:cs="Times New Roman"/>
        </w:rPr>
        <w:fldChar w:fldCharType="end"/>
      </w:r>
      <w:r w:rsidR="003F69A6" w:rsidRPr="00D75049">
        <w:rPr>
          <w:rFonts w:ascii="Times New Roman" w:hAnsi="Times New Roman" w:cs="Times New Roman"/>
        </w:rPr>
        <w:t xml:space="preserve">, </w:t>
      </w:r>
      <w:r w:rsidR="00194F27" w:rsidRPr="00D75049">
        <w:rPr>
          <w:rFonts w:ascii="Times New Roman" w:hAnsi="Times New Roman" w:cs="Times New Roman"/>
        </w:rPr>
        <w:t>all of</w:t>
      </w:r>
      <w:r w:rsidR="00194F27">
        <w:rPr>
          <w:rFonts w:ascii="Times New Roman" w:hAnsi="Times New Roman" w:cs="Times New Roman"/>
        </w:rPr>
        <w:t xml:space="preserve"> which </w:t>
      </w:r>
      <w:r w:rsidR="003F69A6">
        <w:rPr>
          <w:rFonts w:ascii="Times New Roman" w:hAnsi="Times New Roman" w:cs="Times New Roman"/>
        </w:rPr>
        <w:t>requir</w:t>
      </w:r>
      <w:r w:rsidR="00194F27">
        <w:rPr>
          <w:rFonts w:ascii="Times New Roman" w:hAnsi="Times New Roman" w:cs="Times New Roman"/>
        </w:rPr>
        <w:t>e</w:t>
      </w:r>
      <w:r w:rsidR="003F69A6">
        <w:rPr>
          <w:rFonts w:ascii="Times New Roman" w:hAnsi="Times New Roman" w:cs="Times New Roman"/>
        </w:rPr>
        <w:t xml:space="preserve"> </w:t>
      </w:r>
      <w:r w:rsidR="00D4123F">
        <w:rPr>
          <w:rFonts w:ascii="Times New Roman" w:hAnsi="Times New Roman" w:cs="Times New Roman"/>
        </w:rPr>
        <w:t>assumptions and</w:t>
      </w:r>
      <w:r w:rsidR="003F69A6">
        <w:rPr>
          <w:rFonts w:ascii="Times New Roman" w:hAnsi="Times New Roman" w:cs="Times New Roman"/>
        </w:rPr>
        <w:t xml:space="preserve"> </w:t>
      </w:r>
      <w:r w:rsidR="00194F27">
        <w:rPr>
          <w:rFonts w:ascii="Times New Roman" w:hAnsi="Times New Roman" w:cs="Times New Roman"/>
        </w:rPr>
        <w:t>well-informed</w:t>
      </w:r>
      <w:r w:rsidR="00D4123F">
        <w:rPr>
          <w:rFonts w:ascii="Times New Roman" w:hAnsi="Times New Roman" w:cs="Times New Roman"/>
        </w:rPr>
        <w:t>,</w:t>
      </w:r>
      <w:r w:rsidR="00194F27">
        <w:rPr>
          <w:rFonts w:ascii="Times New Roman" w:hAnsi="Times New Roman" w:cs="Times New Roman"/>
        </w:rPr>
        <w:t xml:space="preserve"> but ultimately subjective</w:t>
      </w:r>
      <w:r w:rsidR="002F4364">
        <w:rPr>
          <w:rFonts w:ascii="Times New Roman" w:hAnsi="Times New Roman" w:cs="Times New Roman"/>
        </w:rPr>
        <w:t>,</w:t>
      </w:r>
      <w:r w:rsidR="00194F27">
        <w:rPr>
          <w:rFonts w:ascii="Times New Roman" w:hAnsi="Times New Roman" w:cs="Times New Roman"/>
        </w:rPr>
        <w:t xml:space="preserve"> </w:t>
      </w:r>
      <w:r w:rsidR="003F69A6">
        <w:rPr>
          <w:rFonts w:ascii="Times New Roman" w:hAnsi="Times New Roman" w:cs="Times New Roman"/>
        </w:rPr>
        <w:t>dec</w:t>
      </w:r>
      <w:r w:rsidR="00194F27">
        <w:rPr>
          <w:rFonts w:ascii="Times New Roman" w:hAnsi="Times New Roman" w:cs="Times New Roman"/>
        </w:rPr>
        <w:t>ision</w:t>
      </w:r>
      <w:r w:rsidR="00D4123F">
        <w:rPr>
          <w:rFonts w:ascii="Times New Roman" w:hAnsi="Times New Roman" w:cs="Times New Roman"/>
        </w:rPr>
        <w:t>s</w:t>
      </w:r>
      <w:r w:rsidR="003F69A6">
        <w:rPr>
          <w:rFonts w:ascii="Times New Roman" w:hAnsi="Times New Roman" w:cs="Times New Roman"/>
        </w:rPr>
        <w:t xml:space="preserve"> </w:t>
      </w:r>
      <w:r w:rsidR="00194F27">
        <w:rPr>
          <w:rFonts w:ascii="Times New Roman" w:hAnsi="Times New Roman" w:cs="Times New Roman"/>
        </w:rPr>
        <w:t xml:space="preserve">that </w:t>
      </w:r>
      <w:r w:rsidR="00DC7124">
        <w:rPr>
          <w:rFonts w:ascii="Times New Roman" w:hAnsi="Times New Roman" w:cs="Times New Roman"/>
        </w:rPr>
        <w:t>sufficient</w:t>
      </w:r>
      <w:r w:rsidR="003F69A6">
        <w:rPr>
          <w:rFonts w:ascii="Times New Roman" w:hAnsi="Times New Roman" w:cs="Times New Roman"/>
        </w:rPr>
        <w:t xml:space="preserve"> information exists to move forward (or</w:t>
      </w:r>
      <w:r w:rsidR="00194F27">
        <w:rPr>
          <w:rFonts w:ascii="Times New Roman" w:hAnsi="Times New Roman" w:cs="Times New Roman"/>
        </w:rPr>
        <w:t xml:space="preserve">, conversely, to </w:t>
      </w:r>
      <w:r w:rsidR="00194F27">
        <w:rPr>
          <w:rFonts w:ascii="Times New Roman" w:hAnsi="Times New Roman" w:cs="Times New Roman"/>
        </w:rPr>
        <w:lastRenderedPageBreak/>
        <w:t>abandon potentially useful data if it seems that too many gaps exist</w:t>
      </w:r>
      <w:r w:rsidR="003F69A6">
        <w:rPr>
          <w:rFonts w:ascii="Times New Roman" w:hAnsi="Times New Roman" w:cs="Times New Roman"/>
        </w:rPr>
        <w:t>).</w:t>
      </w:r>
      <w:r w:rsidR="00290D6C">
        <w:rPr>
          <w:rFonts w:ascii="Times New Roman" w:hAnsi="Times New Roman" w:cs="Times New Roman"/>
        </w:rPr>
        <w:t xml:space="preserve"> These issues of data inconsistency (or absence) are profoundly important because agencies and organizations cannot </w:t>
      </w:r>
      <w:r w:rsidR="00194F27">
        <w:rPr>
          <w:rFonts w:ascii="Times New Roman" w:hAnsi="Times New Roman" w:cs="Times New Roman"/>
        </w:rPr>
        <w:t xml:space="preserve">effectively </w:t>
      </w:r>
      <w:r w:rsidR="00290D6C">
        <w:rPr>
          <w:rFonts w:ascii="Times New Roman" w:hAnsi="Times New Roman" w:cs="Times New Roman"/>
        </w:rPr>
        <w:t xml:space="preserve">manage what </w:t>
      </w:r>
      <w:r w:rsidR="00477D5F">
        <w:rPr>
          <w:rFonts w:ascii="Times New Roman" w:hAnsi="Times New Roman" w:cs="Times New Roman"/>
        </w:rPr>
        <w:t xml:space="preserve">has </w:t>
      </w:r>
      <w:r w:rsidR="00290D6C">
        <w:rPr>
          <w:rFonts w:ascii="Times New Roman" w:hAnsi="Times New Roman" w:cs="Times New Roman"/>
        </w:rPr>
        <w:t xml:space="preserve">not </w:t>
      </w:r>
      <w:r w:rsidR="00477D5F">
        <w:rPr>
          <w:rFonts w:ascii="Times New Roman" w:hAnsi="Times New Roman" w:cs="Times New Roman"/>
        </w:rPr>
        <w:t xml:space="preserve">been </w:t>
      </w:r>
      <w:r w:rsidR="00290D6C">
        <w:rPr>
          <w:rFonts w:ascii="Times New Roman" w:hAnsi="Times New Roman" w:cs="Times New Roman"/>
        </w:rPr>
        <w:t>measured.</w:t>
      </w:r>
      <w:r w:rsidR="00DC7124">
        <w:rPr>
          <w:rFonts w:ascii="Times New Roman" w:hAnsi="Times New Roman" w:cs="Times New Roman"/>
        </w:rPr>
        <w:t xml:space="preserve"> For regions that have gap</w:t>
      </w:r>
      <w:r w:rsidR="000A3F3D">
        <w:rPr>
          <w:rFonts w:ascii="Times New Roman" w:hAnsi="Times New Roman" w:cs="Times New Roman"/>
        </w:rPr>
        <w:t>-</w:t>
      </w:r>
      <w:r w:rsidR="00DC7124">
        <w:rPr>
          <w:rFonts w:ascii="Times New Roman" w:hAnsi="Times New Roman" w:cs="Times New Roman"/>
        </w:rPr>
        <w:t>filled data, regional and global patterns could conceal local problems that need mitigation or local successes that should be acknowledged and built upon.</w:t>
      </w:r>
    </w:p>
    <w:p w14:paraId="337EFEDE" w14:textId="2B9616B9" w:rsidR="000A3F3D" w:rsidRDefault="00E1728D" w:rsidP="003B56BA">
      <w:pPr>
        <w:ind w:firstLine="720"/>
        <w:rPr>
          <w:rFonts w:ascii="Times New Roman" w:hAnsi="Times New Roman" w:cs="Times New Roman"/>
        </w:rPr>
      </w:pPr>
      <w:r>
        <w:rPr>
          <w:rFonts w:ascii="Times New Roman" w:hAnsi="Times New Roman" w:cs="Times New Roman"/>
        </w:rPr>
        <w:t xml:space="preserve">A less obvious but equally challenging problem with repeating and updating assessments is that new data, or even just additional years of data, can change our understanding or assessment of what the sustainable reference point for a given goal </w:t>
      </w:r>
      <w:r w:rsidRPr="00D75049">
        <w:rPr>
          <w:rFonts w:ascii="Times New Roman" w:hAnsi="Times New Roman" w:cs="Times New Roman"/>
        </w:rPr>
        <w:t>should be</w:t>
      </w:r>
      <w:r w:rsidR="00A324C2" w:rsidRPr="00D75049">
        <w:rPr>
          <w:rFonts w:ascii="Times New Roman" w:hAnsi="Times New Roman" w:cs="Times New Roman"/>
        </w:rPr>
        <w:t xml:space="preserve"> </w:t>
      </w:r>
      <w:r w:rsidR="00861C96" w:rsidRPr="00D75049">
        <w:rPr>
          <w:rFonts w:ascii="Times New Roman" w:hAnsi="Times New Roman" w:cs="Times New Roman"/>
        </w:rPr>
        <w:fldChar w:fldCharType="begin"/>
      </w:r>
      <w:r w:rsidR="00861C96" w:rsidRPr="00D75049">
        <w:rPr>
          <w:rFonts w:ascii="Times New Roman" w:hAnsi="Times New Roman" w:cs="Times New Roman"/>
        </w:rPr>
        <w:instrText xml:space="preserve"> ADDIN EN.CITE &lt;EndNote&gt;&lt;Cite&gt;&lt;Author&gt;Samhouri&lt;/Author&gt;&lt;Year&gt;2012&lt;/Year&gt;&lt;RecNum&gt;1128&lt;/RecNum&gt;&lt;DisplayText&gt;(Samhouri et al., 2012)&lt;/DisplayText&gt;&lt;record&gt;&lt;rec-number&gt;1128&lt;/rec-number&gt;&lt;foreign-keys&gt;&lt;key app="EN" db-id="5rtv5sevbz52wueswtrvxvwytpfzvr9xextz"&gt;1128&lt;/key&gt;&lt;/foreign-keys&gt;&lt;ref-type name="Journal Article"&gt;17&lt;/ref-type&gt;&lt;contributors&gt;&lt;authors&gt;&lt;author&gt;Samhouri, Jameal F.&lt;/author&gt;&lt;author&gt;Lester, Sarah E.&lt;/author&gt;&lt;author&gt;Selig, Elizabeth R.&lt;/author&gt;&lt;author&gt;Halpern, Benjamin S.&lt;/author&gt;&lt;author&gt;Fogarty, Michael J.&lt;/author&gt;&lt;author&gt;Longo, Catherine&lt;/author&gt;&lt;author&gt;McLeod, Karen L.&lt;/author&gt;&lt;/authors&gt;&lt;/contributors&gt;&lt;titles&gt;&lt;title&gt;Sea sick? Setting targets to assess ocean health and ecosystem services&lt;/title&gt;&lt;secondary-title&gt;Ecosphere&lt;/secondary-title&gt;&lt;/titles&gt;&lt;periodical&gt;&lt;full-title&gt;Ecosphere&lt;/full-title&gt;&lt;/periodical&gt;&lt;volume&gt;3&lt;/volume&gt;&lt;number&gt;5&lt;/number&gt;&lt;dates&gt;&lt;year&gt;2012&lt;/year&gt;&lt;pub-dates&gt;&lt;date&gt;May&lt;/date&gt;&lt;/pub-dates&gt;&lt;/dates&gt;&lt;isbn&gt;2150-8925&lt;/isbn&gt;&lt;accession-num&gt;WOS:000327301600006&lt;/accession-num&gt;&lt;urls&gt;&lt;related-urls&gt;&lt;url&gt;&amp;lt;Go to ISI&amp;gt;://WOS:000327301600006&lt;/url&gt;&lt;/related-urls&gt;&lt;/urls&gt;&lt;electronic-resource-num&gt;Unsp 41&amp;#xD;10.1890/es11-00366.1&lt;/electronic-resource-num&gt;&lt;/record&gt;&lt;/Cite&gt;&lt;/EndNote&gt;</w:instrText>
      </w:r>
      <w:r w:rsidR="00861C96" w:rsidRPr="00D75049">
        <w:rPr>
          <w:rFonts w:ascii="Times New Roman" w:hAnsi="Times New Roman" w:cs="Times New Roman"/>
        </w:rPr>
        <w:fldChar w:fldCharType="separate"/>
      </w:r>
      <w:r w:rsidR="00D40212" w:rsidRPr="00D75049">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{"citationID":"2kejhqbcrl","properties":{"formattedCitation":"[33]","plainCitation":"[33]"},"citationItems":[{"id":2327,"uris":["http://zotero.org/groups/54759/items/CA3WZPB6"],"uri":["http://zotero.org/groups/54759/items/CA3WZPB6"]}]} </w:instrText>
      </w:r>
      <w:r w:rsidR="00D40212" w:rsidRPr="00D75049">
        <w:rPr>
          <w:rFonts w:ascii="Times New Roman" w:hAnsi="Times New Roman" w:cs="Times New Roman"/>
          <w:noProof/>
        </w:rPr>
        <w:fldChar w:fldCharType="separate"/>
      </w:r>
      <w:r w:rsidR="00F05DFA">
        <w:rPr>
          <w:rFonts w:ascii="Times New Roman" w:hAnsi="Times New Roman" w:cs="Times New Roman"/>
          <w:noProof/>
        </w:rPr>
        <w:t>[33]</w:t>
      </w:r>
      <w:r w:rsidR="00D40212" w:rsidRPr="00D75049">
        <w:rPr>
          <w:rFonts w:ascii="Times New Roman" w:hAnsi="Times New Roman" w:cs="Times New Roman"/>
          <w:noProof/>
        </w:rPr>
        <w:fldChar w:fldCharType="end"/>
      </w:r>
      <w:r w:rsidR="00861C96" w:rsidRPr="00D75049">
        <w:rPr>
          <w:rFonts w:ascii="Times New Roman" w:hAnsi="Times New Roman" w:cs="Times New Roman"/>
        </w:rPr>
        <w:fldChar w:fldCharType="end"/>
      </w:r>
      <w:r w:rsidR="00D75049" w:rsidRPr="00D75049">
        <w:rPr>
          <w:rFonts w:ascii="Times New Roman" w:hAnsi="Times New Roman" w:cs="Times New Roman"/>
        </w:rPr>
        <w:t xml:space="preserve"> </w:t>
      </w:r>
      <w:r w:rsidR="00DC7124" w:rsidRPr="00D75049">
        <w:rPr>
          <w:rFonts w:ascii="Times New Roman" w:hAnsi="Times New Roman" w:cs="Times New Roman"/>
        </w:rPr>
        <w:t>, either for objective reasons (e.g., improved understanding of biophysical constraints to sustainable</w:t>
      </w:r>
      <w:r w:rsidR="00DC7124">
        <w:rPr>
          <w:rFonts w:ascii="Times New Roman" w:hAnsi="Times New Roman" w:cs="Times New Roman"/>
        </w:rPr>
        <w:t xml:space="preserve"> delivery of a goal) or subjective reasons (e.g., modified societal goals for ideal goal status)</w:t>
      </w:r>
      <w:r>
        <w:rPr>
          <w:rFonts w:ascii="Times New Roman" w:hAnsi="Times New Roman" w:cs="Times New Roman"/>
        </w:rPr>
        <w:t xml:space="preserve">. These reference points </w:t>
      </w:r>
      <w:r w:rsidR="007953F8">
        <w:rPr>
          <w:rFonts w:ascii="Times New Roman" w:hAnsi="Times New Roman" w:cs="Times New Roman"/>
        </w:rPr>
        <w:t xml:space="preserve">have a large influence on the scores of individual </w:t>
      </w:r>
      <w:r w:rsidR="002C31A6">
        <w:rPr>
          <w:rFonts w:ascii="Times New Roman" w:hAnsi="Times New Roman" w:cs="Times New Roman"/>
        </w:rPr>
        <w:t>regions</w:t>
      </w:r>
      <w:r w:rsidR="007953F8">
        <w:rPr>
          <w:rFonts w:ascii="Times New Roman" w:hAnsi="Times New Roman" w:cs="Times New Roman"/>
        </w:rPr>
        <w:t xml:space="preserve"> because they </w:t>
      </w:r>
      <w:r>
        <w:rPr>
          <w:rFonts w:ascii="Times New Roman" w:hAnsi="Times New Roman" w:cs="Times New Roman"/>
        </w:rPr>
        <w:t xml:space="preserve">determine what a score of 100 means and </w:t>
      </w:r>
      <w:r w:rsidR="007953F8">
        <w:rPr>
          <w:rFonts w:ascii="Times New Roman" w:hAnsi="Times New Roman" w:cs="Times New Roman"/>
        </w:rPr>
        <w:t xml:space="preserve">are </w:t>
      </w:r>
      <w:r>
        <w:rPr>
          <w:rFonts w:ascii="Times New Roman" w:hAnsi="Times New Roman" w:cs="Times New Roman"/>
        </w:rPr>
        <w:t xml:space="preserve">thus what </w:t>
      </w:r>
      <w:r w:rsidR="002C78D3">
        <w:rPr>
          <w:rFonts w:ascii="Times New Roman" w:hAnsi="Times New Roman" w:cs="Times New Roman"/>
        </w:rPr>
        <w:t>all scores are</w:t>
      </w:r>
      <w:r>
        <w:rPr>
          <w:rFonts w:ascii="Times New Roman" w:hAnsi="Times New Roman" w:cs="Times New Roman"/>
        </w:rPr>
        <w:t xml:space="preserve"> scaled to.</w:t>
      </w:r>
      <w:r w:rsidR="00612E58">
        <w:rPr>
          <w:rFonts w:ascii="Times New Roman" w:hAnsi="Times New Roman" w:cs="Times New Roman"/>
        </w:rPr>
        <w:t xml:space="preserve"> Many examples of this </w:t>
      </w:r>
      <w:r w:rsidR="00356FA0">
        <w:rPr>
          <w:rFonts w:ascii="Times New Roman" w:hAnsi="Times New Roman" w:cs="Times New Roman"/>
        </w:rPr>
        <w:t xml:space="preserve">issue </w:t>
      </w:r>
      <w:r w:rsidR="00612E58">
        <w:rPr>
          <w:rFonts w:ascii="Times New Roman" w:hAnsi="Times New Roman" w:cs="Times New Roman"/>
        </w:rPr>
        <w:t xml:space="preserve">exist within OHI. </w:t>
      </w:r>
    </w:p>
    <w:p w14:paraId="0AFCF452" w14:textId="2A0461DE" w:rsidR="003F69A6" w:rsidRDefault="00612E58" w:rsidP="003B56BA">
      <w:pPr>
        <w:ind w:firstLine="720"/>
        <w:rPr>
          <w:rFonts w:ascii="Times New Roman" w:hAnsi="Times New Roman" w:cs="Times New Roman"/>
        </w:rPr>
      </w:pPr>
      <w:r>
        <w:rPr>
          <w:rFonts w:ascii="Times New Roman" w:hAnsi="Times New Roman" w:cs="Times New Roman"/>
        </w:rPr>
        <w:t xml:space="preserve">With emerging fisheries, where catch is increasing each year, data limited stock assessment models (based on catch data) update </w:t>
      </w:r>
      <w:r w:rsidR="003C79B2">
        <w:rPr>
          <w:rFonts w:ascii="Times New Roman" w:hAnsi="Times New Roman" w:cs="Times New Roman"/>
        </w:rPr>
        <w:t>B/</w:t>
      </w:r>
      <w:r>
        <w:rPr>
          <w:rFonts w:ascii="Times New Roman" w:hAnsi="Times New Roman" w:cs="Times New Roman"/>
        </w:rPr>
        <w:t>B</w:t>
      </w:r>
      <w:r w:rsidR="00335116">
        <w:rPr>
          <w:rFonts w:ascii="Times New Roman" w:hAnsi="Times New Roman" w:cs="Times New Roman"/>
          <w:vertAlign w:val="subscript"/>
        </w:rPr>
        <w:t>MSY</w:t>
      </w:r>
      <w:r>
        <w:rPr>
          <w:rFonts w:ascii="Times New Roman" w:hAnsi="Times New Roman" w:cs="Times New Roman"/>
        </w:rPr>
        <w:t xml:space="preserve"> values each year. </w:t>
      </w:r>
      <w:r w:rsidR="00356FA0">
        <w:rPr>
          <w:rFonts w:ascii="Times New Roman" w:hAnsi="Times New Roman" w:cs="Times New Roman"/>
        </w:rPr>
        <w:t xml:space="preserve">This same issue exists for the natural products goal for each of the </w:t>
      </w:r>
      <w:r w:rsidR="007953F8">
        <w:rPr>
          <w:rFonts w:ascii="Times New Roman" w:hAnsi="Times New Roman" w:cs="Times New Roman"/>
        </w:rPr>
        <w:t xml:space="preserve">six natural </w:t>
      </w:r>
      <w:r w:rsidR="00356FA0">
        <w:rPr>
          <w:rFonts w:ascii="Times New Roman" w:hAnsi="Times New Roman" w:cs="Times New Roman"/>
        </w:rPr>
        <w:t>products</w:t>
      </w:r>
      <w:r w:rsidR="007953F8">
        <w:rPr>
          <w:rFonts w:ascii="Times New Roman" w:hAnsi="Times New Roman" w:cs="Times New Roman"/>
        </w:rPr>
        <w:t xml:space="preserve"> assessed</w:t>
      </w:r>
      <w:r w:rsidR="00356FA0">
        <w:rPr>
          <w:rFonts w:ascii="Times New Roman" w:hAnsi="Times New Roman" w:cs="Times New Roman"/>
        </w:rPr>
        <w:t xml:space="preserve">. </w:t>
      </w:r>
      <w:r w:rsidR="00EE10B3">
        <w:rPr>
          <w:rFonts w:ascii="Times New Roman" w:hAnsi="Times New Roman" w:cs="Times New Roman"/>
        </w:rPr>
        <w:t xml:space="preserve">In other words, </w:t>
      </w:r>
      <w:r w:rsidR="00335116">
        <w:rPr>
          <w:rFonts w:ascii="Times New Roman" w:hAnsi="Times New Roman" w:cs="Times New Roman"/>
        </w:rPr>
        <w:t>new data showing higher catch</w:t>
      </w:r>
      <w:r w:rsidR="007223C8">
        <w:rPr>
          <w:rFonts w:ascii="Times New Roman" w:hAnsi="Times New Roman" w:cs="Times New Roman"/>
        </w:rPr>
        <w:t>/harvest</w:t>
      </w:r>
      <w:r w:rsidR="00335116">
        <w:rPr>
          <w:rFonts w:ascii="Times New Roman" w:hAnsi="Times New Roman" w:cs="Times New Roman"/>
        </w:rPr>
        <w:t xml:space="preserve"> values are used to re-calculate population parameters (e.g., </w:t>
      </w:r>
      <w:r w:rsidR="003C79B2">
        <w:rPr>
          <w:rFonts w:ascii="Times New Roman" w:hAnsi="Times New Roman" w:cs="Times New Roman"/>
        </w:rPr>
        <w:t>B/</w:t>
      </w:r>
      <w:r w:rsidR="00335116">
        <w:rPr>
          <w:rFonts w:ascii="Times New Roman" w:hAnsi="Times New Roman" w:cs="Times New Roman"/>
        </w:rPr>
        <w:t>B</w:t>
      </w:r>
      <w:r w:rsidR="00335116">
        <w:rPr>
          <w:rFonts w:ascii="Times New Roman" w:hAnsi="Times New Roman" w:cs="Times New Roman"/>
          <w:vertAlign w:val="subscript"/>
        </w:rPr>
        <w:t>MSY</w:t>
      </w:r>
      <w:r w:rsidR="00335116">
        <w:rPr>
          <w:rFonts w:ascii="Times New Roman" w:hAnsi="Times New Roman" w:cs="Times New Roman"/>
        </w:rPr>
        <w:t xml:space="preserve"> ) </w:t>
      </w:r>
      <w:r w:rsidR="007223C8">
        <w:rPr>
          <w:rFonts w:ascii="Times New Roman" w:hAnsi="Times New Roman" w:cs="Times New Roman"/>
        </w:rPr>
        <w:t>that drive reference points</w:t>
      </w:r>
      <w:r w:rsidR="00EE10B3">
        <w:rPr>
          <w:rFonts w:ascii="Times New Roman" w:hAnsi="Times New Roman" w:cs="Times New Roman"/>
        </w:rPr>
        <w:t xml:space="preserve">. </w:t>
      </w:r>
      <w:r>
        <w:rPr>
          <w:rFonts w:ascii="Times New Roman" w:hAnsi="Times New Roman" w:cs="Times New Roman"/>
        </w:rPr>
        <w:t xml:space="preserve">For global pressure data, such as </w:t>
      </w:r>
      <w:r w:rsidR="007953F8">
        <w:rPr>
          <w:rFonts w:ascii="Times New Roman" w:hAnsi="Times New Roman" w:cs="Times New Roman"/>
        </w:rPr>
        <w:t xml:space="preserve">sea surface temperature </w:t>
      </w:r>
      <w:r>
        <w:rPr>
          <w:rFonts w:ascii="Times New Roman" w:hAnsi="Times New Roman" w:cs="Times New Roman"/>
        </w:rPr>
        <w:t xml:space="preserve">anomalies or land-based pollution run-off, reference points are set to the highest observed value over the time series (or some </w:t>
      </w:r>
      <w:r w:rsidR="007953F8">
        <w:rPr>
          <w:rFonts w:ascii="Times New Roman" w:hAnsi="Times New Roman" w:cs="Times New Roman"/>
        </w:rPr>
        <w:t xml:space="preserve">other </w:t>
      </w:r>
      <w:r>
        <w:rPr>
          <w:rFonts w:ascii="Times New Roman" w:hAnsi="Times New Roman" w:cs="Times New Roman"/>
        </w:rPr>
        <w:t>high quantile value)</w:t>
      </w:r>
      <w:r w:rsidR="006A2717">
        <w:rPr>
          <w:rFonts w:ascii="Times New Roman" w:hAnsi="Times New Roman" w:cs="Times New Roman"/>
        </w:rPr>
        <w:t xml:space="preserve"> under the assumption that this is the highest possible value</w:t>
      </w:r>
      <w:r w:rsidR="009579DC">
        <w:rPr>
          <w:rFonts w:ascii="Times New Roman" w:hAnsi="Times New Roman" w:cs="Times New Roman"/>
        </w:rPr>
        <w:t xml:space="preserve"> that could ever be observed</w:t>
      </w:r>
      <w:r w:rsidR="007953F8">
        <w:rPr>
          <w:rFonts w:ascii="Times New Roman" w:hAnsi="Times New Roman" w:cs="Times New Roman"/>
        </w:rPr>
        <w:t>. Thus,</w:t>
      </w:r>
      <w:r>
        <w:rPr>
          <w:rFonts w:ascii="Times New Roman" w:hAnsi="Times New Roman" w:cs="Times New Roman"/>
        </w:rPr>
        <w:t xml:space="preserve"> additional years of data can create new maximum values that require rescaling all previous values. </w:t>
      </w:r>
      <w:r w:rsidR="00EE10B3">
        <w:rPr>
          <w:rFonts w:ascii="Times New Roman" w:hAnsi="Times New Roman" w:cs="Times New Roman"/>
        </w:rPr>
        <w:t>In these cases, pressure scores would appear to decrease, not because pressures had actually decreased but because they were being rescaled to a higher reference point</w:t>
      </w:r>
      <w:r w:rsidR="009579DC">
        <w:rPr>
          <w:rFonts w:ascii="Times New Roman" w:hAnsi="Times New Roman" w:cs="Times New Roman"/>
        </w:rPr>
        <w:t xml:space="preserve"> based on our increased understanding of the maximum possible pressure</w:t>
      </w:r>
      <w:r w:rsidR="00356FA0">
        <w:rPr>
          <w:rFonts w:ascii="Times New Roman" w:hAnsi="Times New Roman" w:cs="Times New Roman"/>
        </w:rPr>
        <w:t xml:space="preserve">. </w:t>
      </w:r>
      <w:r w:rsidR="007953F8">
        <w:rPr>
          <w:rFonts w:ascii="Times New Roman" w:hAnsi="Times New Roman" w:cs="Times New Roman"/>
        </w:rPr>
        <w:t xml:space="preserve">Incorporating </w:t>
      </w:r>
      <w:r w:rsidR="00356FA0">
        <w:rPr>
          <w:rFonts w:ascii="Times New Roman" w:hAnsi="Times New Roman" w:cs="Times New Roman"/>
        </w:rPr>
        <w:t>these changes is appropriate and important to do, but they create unique challenges in communicating how and why scores are changing.</w:t>
      </w:r>
      <w:r w:rsidR="00477D5F">
        <w:rPr>
          <w:rFonts w:ascii="Times New Roman" w:hAnsi="Times New Roman" w:cs="Times New Roman"/>
        </w:rPr>
        <w:t xml:space="preserve"> </w:t>
      </w:r>
    </w:p>
    <w:p w14:paraId="3CF8DCD1" w14:textId="3409A4AC" w:rsidR="009B1A90" w:rsidRDefault="009B1A90" w:rsidP="007E2D4C">
      <w:pPr>
        <w:ind w:firstLine="720"/>
        <w:rPr>
          <w:rFonts w:ascii="Times New Roman" w:hAnsi="Times New Roman" w:cs="Times New Roman"/>
        </w:rPr>
      </w:pPr>
      <w:r w:rsidRPr="00D905B4">
        <w:rPr>
          <w:rFonts w:ascii="Times New Roman" w:hAnsi="Times New Roman" w:cs="Times New Roman"/>
        </w:rPr>
        <w:t xml:space="preserve">Finally, </w:t>
      </w:r>
      <w:r w:rsidR="007E2D4C" w:rsidRPr="00D905B4">
        <w:rPr>
          <w:rFonts w:ascii="Times New Roman" w:hAnsi="Times New Roman" w:cs="Times New Roman"/>
        </w:rPr>
        <w:t>r</w:t>
      </w:r>
      <w:r w:rsidRPr="00D905B4">
        <w:rPr>
          <w:rFonts w:ascii="Times New Roman" w:hAnsi="Times New Roman" w:cs="Times New Roman"/>
        </w:rPr>
        <w:t xml:space="preserve">epeated assessments require </w:t>
      </w:r>
      <w:r w:rsidR="007E2D4C" w:rsidRPr="00D905B4">
        <w:rPr>
          <w:rFonts w:ascii="Times New Roman" w:hAnsi="Times New Roman" w:cs="Times New Roman"/>
        </w:rPr>
        <w:t>sustained</w:t>
      </w:r>
      <w:r w:rsidRPr="00D905B4">
        <w:rPr>
          <w:rFonts w:ascii="Times New Roman" w:hAnsi="Times New Roman" w:cs="Times New Roman"/>
        </w:rPr>
        <w:t xml:space="preserve"> support</w:t>
      </w:r>
      <w:r w:rsidR="007E2D4C" w:rsidRPr="00D905B4">
        <w:rPr>
          <w:rFonts w:ascii="Times New Roman" w:hAnsi="Times New Roman" w:cs="Times New Roman"/>
        </w:rPr>
        <w:t xml:space="preserve"> for</w:t>
      </w:r>
      <w:r w:rsidRPr="00D905B4">
        <w:rPr>
          <w:rFonts w:ascii="Times New Roman" w:hAnsi="Times New Roman" w:cs="Times New Roman"/>
        </w:rPr>
        <w:t xml:space="preserve"> analytical teams </w:t>
      </w:r>
      <w:r w:rsidR="007E2D4C" w:rsidRPr="00D905B4">
        <w:rPr>
          <w:rFonts w:ascii="Times New Roman" w:hAnsi="Times New Roman" w:cs="Times New Roman"/>
        </w:rPr>
        <w:t>to produce</w:t>
      </w:r>
      <w:r w:rsidRPr="00D905B4">
        <w:rPr>
          <w:rFonts w:ascii="Times New Roman" w:hAnsi="Times New Roman" w:cs="Times New Roman"/>
        </w:rPr>
        <w:t xml:space="preserve"> consistent and comparable results. Continuity of team members and the institutional memory they create can </w:t>
      </w:r>
      <w:r w:rsidR="00D905B4" w:rsidRPr="00D905B4">
        <w:rPr>
          <w:rFonts w:ascii="Times New Roman" w:hAnsi="Times New Roman" w:cs="Times New Roman"/>
        </w:rPr>
        <w:t xml:space="preserve">help make these assessments </w:t>
      </w:r>
      <w:r w:rsidRPr="00D905B4">
        <w:rPr>
          <w:rFonts w:ascii="Times New Roman" w:hAnsi="Times New Roman" w:cs="Times New Roman"/>
        </w:rPr>
        <w:t>efficien</w:t>
      </w:r>
      <w:r w:rsidR="00D905B4" w:rsidRPr="00D905B4">
        <w:rPr>
          <w:rFonts w:ascii="Times New Roman" w:hAnsi="Times New Roman" w:cs="Times New Roman"/>
        </w:rPr>
        <w:t>t</w:t>
      </w:r>
      <w:r w:rsidRPr="00D905B4">
        <w:rPr>
          <w:rFonts w:ascii="Times New Roman" w:hAnsi="Times New Roman" w:cs="Times New Roman"/>
        </w:rPr>
        <w:t xml:space="preserve">, </w:t>
      </w:r>
      <w:r w:rsidR="00D905B4" w:rsidRPr="00D905B4">
        <w:rPr>
          <w:rFonts w:ascii="Times New Roman" w:hAnsi="Times New Roman" w:cs="Times New Roman"/>
        </w:rPr>
        <w:t>but efficiency can also be achieved</w:t>
      </w:r>
      <w:r w:rsidRPr="00D905B4">
        <w:rPr>
          <w:rFonts w:ascii="Times New Roman" w:hAnsi="Times New Roman" w:cs="Times New Roman"/>
        </w:rPr>
        <w:t xml:space="preserve"> if collective memory is captured directly into reproducible analytical workflows</w:t>
      </w:r>
      <w:r w:rsidR="00D905B4" w:rsidRPr="00D905B4">
        <w:rPr>
          <w:rFonts w:ascii="Times New Roman" w:hAnsi="Times New Roman" w:cs="Times New Roman"/>
        </w:rPr>
        <w:t>, allowing</w:t>
      </w:r>
      <w:r w:rsidRPr="00D905B4">
        <w:rPr>
          <w:rFonts w:ascii="Times New Roman" w:hAnsi="Times New Roman" w:cs="Times New Roman"/>
        </w:rPr>
        <w:t xml:space="preserve"> new </w:t>
      </w:r>
      <w:r w:rsidR="00D905B4" w:rsidRPr="00D905B4">
        <w:rPr>
          <w:rFonts w:ascii="Times New Roman" w:hAnsi="Times New Roman" w:cs="Times New Roman"/>
        </w:rPr>
        <w:t>(</w:t>
      </w:r>
      <w:r w:rsidRPr="00D905B4">
        <w:rPr>
          <w:rFonts w:ascii="Times New Roman" w:hAnsi="Times New Roman" w:cs="Times New Roman"/>
        </w:rPr>
        <w:t>and veteran</w:t>
      </w:r>
      <w:r w:rsidR="00D905B4" w:rsidRPr="00D905B4">
        <w:rPr>
          <w:rFonts w:ascii="Times New Roman" w:hAnsi="Times New Roman" w:cs="Times New Roman"/>
        </w:rPr>
        <w:t>)</w:t>
      </w:r>
      <w:r w:rsidRPr="00D905B4">
        <w:rPr>
          <w:rFonts w:ascii="Times New Roman" w:hAnsi="Times New Roman" w:cs="Times New Roman"/>
        </w:rPr>
        <w:t xml:space="preserve"> team members </w:t>
      </w:r>
      <w:r w:rsidR="00D905B4" w:rsidRPr="00D905B4">
        <w:rPr>
          <w:rFonts w:ascii="Times New Roman" w:hAnsi="Times New Roman" w:cs="Times New Roman"/>
        </w:rPr>
        <w:t>to</w:t>
      </w:r>
      <w:r w:rsidRPr="00D905B4">
        <w:rPr>
          <w:rFonts w:ascii="Times New Roman" w:hAnsi="Times New Roman" w:cs="Times New Roman"/>
        </w:rPr>
        <w:t xml:space="preserve"> pick up where others left off</w:t>
      </w:r>
      <w:r w:rsidR="00D905B4" w:rsidRPr="00D905B4">
        <w:rPr>
          <w:rFonts w:ascii="Times New Roman" w:hAnsi="Times New Roman" w:cs="Times New Roman"/>
        </w:rPr>
        <w:t xml:space="preserve"> </w:t>
      </w:r>
      <w:r w:rsidR="00861C96" w:rsidRPr="00D75049">
        <w:rPr>
          <w:rFonts w:ascii="Times New Roman" w:hAnsi="Times New Roman" w:cs="Times New Roman"/>
        </w:rPr>
        <w:fldChar w:fldCharType="begin">
          <w:fldData xml:space="preserve">PEVuZE5vdGU+PENpdGU+PEF1dGhvcj5Mb3duZGVzPC9BdXRob3I+PFllYXI+MjAxNTwvWWVhcj48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</w:fldData>
        </w:fldChar>
      </w:r>
      <w:r w:rsidR="00861C96" w:rsidRPr="00D75049">
        <w:rPr>
          <w:rFonts w:ascii="Times New Roman" w:hAnsi="Times New Roman" w:cs="Times New Roman"/>
        </w:rPr>
        <w:instrText xml:space="preserve"> ADDIN EN.CITE </w:instrText>
      </w:r>
      <w:r w:rsidR="00861C96" w:rsidRPr="00D75049">
        <w:rPr>
          <w:rFonts w:ascii="Times New Roman" w:hAnsi="Times New Roman" w:cs="Times New Roman"/>
        </w:rPr>
        <w:fldChar w:fldCharType="begin">
          <w:fldData xml:space="preserve">PEVuZE5vdGU+PENpdGU+PEF1dGhvcj5Mb3duZGVzPC9BdXRob3I+PFllYXI+MjAxNTwvWWVhcj48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</w:fldData>
        </w:fldChar>
      </w:r>
      <w:r w:rsidR="00861C96" w:rsidRPr="00D75049">
        <w:rPr>
          <w:rFonts w:ascii="Times New Roman" w:hAnsi="Times New Roman" w:cs="Times New Roman"/>
        </w:rPr>
        <w:instrText xml:space="preserve"> ADDIN EN.CITE.DATA </w:instrText>
      </w:r>
      <w:r w:rsidR="00861C96" w:rsidRPr="00D75049">
        <w:rPr>
          <w:rFonts w:ascii="Times New Roman" w:hAnsi="Times New Roman" w:cs="Times New Roman"/>
        </w:rPr>
      </w:r>
      <w:r w:rsidR="00861C96" w:rsidRPr="00D75049">
        <w:rPr>
          <w:rFonts w:ascii="Times New Roman" w:hAnsi="Times New Roman" w:cs="Times New Roman"/>
        </w:rPr>
        <w:fldChar w:fldCharType="end"/>
      </w:r>
      <w:r w:rsidR="00861C96" w:rsidRPr="00D75049">
        <w:rPr>
          <w:rFonts w:ascii="Times New Roman" w:hAnsi="Times New Roman" w:cs="Times New Roman"/>
        </w:rPr>
      </w:r>
      <w:r w:rsidR="00861C96" w:rsidRPr="00D75049">
        <w:rPr>
          <w:rFonts w:ascii="Times New Roman" w:hAnsi="Times New Roman" w:cs="Times New Roman"/>
        </w:rPr>
        <w:fldChar w:fldCharType="separate"/>
      </w:r>
      <w:r w:rsidR="00D40212" w:rsidRPr="00D75049">
        <w:rPr>
          <w:rFonts w:ascii="Times New Roman" w:hAnsi="Times New Roman" w:cs="Times New Roman"/>
          <w:noProof/>
        </w:rPr>
        <w:fldChar w:fldCharType="begin"/>
      </w:r>
      <w:r w:rsidR="00F05DFA">
        <w:rPr>
          <w:rFonts w:ascii="Times New Roman" w:hAnsi="Times New Roman" w:cs="Times New Roman"/>
          <w:noProof/>
        </w:rPr>
        <w:instrText xml:space="preserve"> ADDIN ZOTERO_ITEM {"citationID":"iih8g9f2l","properties":{"formattedCitation":"[10]","plainCitation":"[10]"},"citationItems":[{"id":1501,"uris":["http://zotero.org/groups/54759/items/GBRBJSCA"],"uri":["http://zotero.org/groups/54759/items/GBRBJSCA"]}]} </w:instrText>
      </w:r>
      <w:r w:rsidR="00D40212" w:rsidRPr="00D75049">
        <w:rPr>
          <w:rFonts w:ascii="Times New Roman" w:hAnsi="Times New Roman" w:cs="Times New Roman"/>
          <w:noProof/>
        </w:rPr>
        <w:fldChar w:fldCharType="separate"/>
      </w:r>
      <w:r w:rsidR="00F05DFA">
        <w:rPr>
          <w:rFonts w:ascii="Times New Roman" w:hAnsi="Times New Roman" w:cs="Times New Roman"/>
          <w:noProof/>
        </w:rPr>
        <w:t>[10]</w:t>
      </w:r>
      <w:r w:rsidR="00D40212" w:rsidRPr="00D75049">
        <w:rPr>
          <w:rFonts w:ascii="Times New Roman" w:hAnsi="Times New Roman" w:cs="Times New Roman"/>
          <w:noProof/>
        </w:rPr>
        <w:fldChar w:fldCharType="end"/>
      </w:r>
      <w:r w:rsidR="00861C96" w:rsidRPr="00D75049">
        <w:rPr>
          <w:rFonts w:ascii="Times New Roman" w:hAnsi="Times New Roman" w:cs="Times New Roman"/>
        </w:rPr>
        <w:fldChar w:fldCharType="end"/>
      </w:r>
      <w:r w:rsidRPr="00D75049">
        <w:rPr>
          <w:rFonts w:ascii="Times New Roman" w:hAnsi="Times New Roman" w:cs="Times New Roman"/>
        </w:rPr>
        <w:t xml:space="preserve">. </w:t>
      </w:r>
      <w:r w:rsidR="00D905B4" w:rsidRPr="00D75049">
        <w:rPr>
          <w:rFonts w:ascii="Times New Roman" w:hAnsi="Times New Roman" w:cs="Times New Roman"/>
        </w:rPr>
        <w:t>These</w:t>
      </w:r>
      <w:r w:rsidR="00D905B4" w:rsidRPr="00D905B4">
        <w:rPr>
          <w:rFonts w:ascii="Times New Roman" w:hAnsi="Times New Roman" w:cs="Times New Roman"/>
        </w:rPr>
        <w:t xml:space="preserve"> workflows also help promote t</w:t>
      </w:r>
      <w:r w:rsidRPr="00D905B4">
        <w:rPr>
          <w:rFonts w:ascii="Times New Roman" w:hAnsi="Times New Roman" w:cs="Times New Roman"/>
        </w:rPr>
        <w:t>ransparency</w:t>
      </w:r>
      <w:r w:rsidR="00D905B4" w:rsidRPr="00D905B4">
        <w:rPr>
          <w:rFonts w:ascii="Times New Roman" w:hAnsi="Times New Roman" w:cs="Times New Roman"/>
        </w:rPr>
        <w:t xml:space="preserve">, which </w:t>
      </w:r>
      <w:r w:rsidR="00642DCC">
        <w:rPr>
          <w:rFonts w:ascii="Times New Roman" w:hAnsi="Times New Roman" w:cs="Times New Roman"/>
        </w:rPr>
        <w:t>is</w:t>
      </w:r>
      <w:r w:rsidR="00D905B4" w:rsidRPr="00D905B4">
        <w:rPr>
          <w:rFonts w:ascii="Times New Roman" w:hAnsi="Times New Roman" w:cs="Times New Roman"/>
        </w:rPr>
        <w:t xml:space="preserve"> critical for indicators to be adopted and used by policy</w:t>
      </w:r>
      <w:r w:rsidR="005817F1">
        <w:rPr>
          <w:rFonts w:ascii="Times New Roman" w:hAnsi="Times New Roman" w:cs="Times New Roman"/>
        </w:rPr>
        <w:t xml:space="preserve"> </w:t>
      </w:r>
      <w:r w:rsidR="00170E24">
        <w:rPr>
          <w:rFonts w:ascii="Times New Roman" w:hAnsi="Times New Roman" w:cs="Times New Roman"/>
        </w:rPr>
        <w:t>makers</w:t>
      </w:r>
      <w:r w:rsidR="00D905B4" w:rsidRPr="00D905B4">
        <w:rPr>
          <w:rFonts w:ascii="Times New Roman" w:hAnsi="Times New Roman" w:cs="Times New Roman"/>
        </w:rPr>
        <w:t>.</w:t>
      </w:r>
    </w:p>
    <w:p w14:paraId="323C23E8" w14:textId="77777777" w:rsidR="009B1A90" w:rsidRDefault="009B1A90" w:rsidP="00EC6007">
      <w:pPr>
        <w:rPr>
          <w:rFonts w:ascii="Times New Roman" w:hAnsi="Times New Roman" w:cs="Times New Roman"/>
        </w:rPr>
      </w:pPr>
    </w:p>
    <w:p w14:paraId="588C713B" w14:textId="282C706D" w:rsidR="00817A26" w:rsidRPr="008D5A5B" w:rsidRDefault="00B8181F" w:rsidP="00E26324">
      <w:pPr>
        <w:outlineLvl w:val="0"/>
        <w:rPr>
          <w:rFonts w:ascii="Times New Roman" w:hAnsi="Times New Roman" w:cs="Times New Roman"/>
          <w:b/>
          <w:sz w:val="36"/>
          <w:szCs w:val="36"/>
          <w:rPrChange w:id="328" w:author="Melanie Frazier" w:date="2017-05-15T12:23:00Z">
            <w:rPr>
              <w:rFonts w:ascii="Times New Roman" w:hAnsi="Times New Roman" w:cs="Times New Roman"/>
              <w:b/>
              <w:i/>
            </w:rPr>
          </w:rPrChange>
        </w:rPr>
      </w:pPr>
      <w:r w:rsidRPr="008D5A5B">
        <w:rPr>
          <w:rFonts w:ascii="Times New Roman" w:hAnsi="Times New Roman" w:cs="Times New Roman"/>
          <w:b/>
          <w:sz w:val="36"/>
          <w:szCs w:val="36"/>
          <w:rPrChange w:id="329" w:author="Melanie Frazier" w:date="2017-05-15T12:23:00Z">
            <w:rPr>
              <w:rFonts w:ascii="Times New Roman" w:hAnsi="Times New Roman" w:cs="Times New Roman"/>
              <w:b/>
              <w:i/>
            </w:rPr>
          </w:rPrChange>
        </w:rPr>
        <w:t>Conclusions</w:t>
      </w:r>
    </w:p>
    <w:p w14:paraId="6773C36F" w14:textId="77777777" w:rsidR="008D5A5B" w:rsidRDefault="008D5A5B" w:rsidP="00477D5F">
      <w:pPr>
        <w:ind w:firstLine="720"/>
        <w:rPr>
          <w:ins w:id="330" w:author="Melanie Frazier" w:date="2017-05-15T12:23:00Z"/>
          <w:rFonts w:ascii="Times New Roman" w:hAnsi="Times New Roman" w:cs="Times New Roman"/>
        </w:rPr>
      </w:pPr>
    </w:p>
    <w:p w14:paraId="4B437BE1" w14:textId="526642E1" w:rsidR="00E002CE" w:rsidRDefault="00E002CE" w:rsidP="00477D5F">
      <w:pPr>
        <w:ind w:firstLine="720"/>
        <w:rPr>
          <w:rFonts w:ascii="Times New Roman" w:hAnsi="Times New Roman" w:cs="Times New Roman"/>
        </w:rPr>
      </w:pPr>
      <w:r>
        <w:rPr>
          <w:rFonts w:ascii="Times New Roman" w:hAnsi="Times New Roman" w:cs="Times New Roman"/>
        </w:rPr>
        <w:t>Globally,</w:t>
      </w:r>
      <w:r w:rsidR="00477D5F" w:rsidRPr="00F16E5F">
        <w:rPr>
          <w:rFonts w:ascii="Times New Roman" w:hAnsi="Times New Roman" w:cs="Times New Roman"/>
        </w:rPr>
        <w:t xml:space="preserve"> </w:t>
      </w:r>
      <w:r w:rsidR="003C79B2">
        <w:rPr>
          <w:rFonts w:ascii="Times New Roman" w:hAnsi="Times New Roman" w:cs="Times New Roman"/>
        </w:rPr>
        <w:t xml:space="preserve">observed changes in </w:t>
      </w:r>
      <w:r w:rsidR="00477D5F" w:rsidRPr="00F16E5F">
        <w:rPr>
          <w:rFonts w:ascii="Times New Roman" w:hAnsi="Times New Roman" w:cs="Times New Roman"/>
        </w:rPr>
        <w:t>OHI score</w:t>
      </w:r>
      <w:r>
        <w:rPr>
          <w:rFonts w:ascii="Times New Roman" w:hAnsi="Times New Roman" w:cs="Times New Roman"/>
        </w:rPr>
        <w:t xml:space="preserve">s </w:t>
      </w:r>
      <w:r w:rsidR="004E5702">
        <w:rPr>
          <w:rFonts w:ascii="Times New Roman" w:hAnsi="Times New Roman" w:cs="Times New Roman"/>
        </w:rPr>
        <w:t xml:space="preserve">do not </w:t>
      </w:r>
      <w:r>
        <w:rPr>
          <w:rFonts w:ascii="Times New Roman" w:hAnsi="Times New Roman" w:cs="Times New Roman"/>
        </w:rPr>
        <w:t>suggest the</w:t>
      </w:r>
      <w:r w:rsidR="00477D5F" w:rsidRPr="00F16E5F">
        <w:rPr>
          <w:rFonts w:ascii="Times New Roman" w:hAnsi="Times New Roman" w:cs="Times New Roman"/>
        </w:rPr>
        <w:t xml:space="preserve"> oceans are dying, but </w:t>
      </w:r>
      <w:r w:rsidR="004E5702">
        <w:rPr>
          <w:rFonts w:ascii="Times New Roman" w:hAnsi="Times New Roman" w:cs="Times New Roman"/>
        </w:rPr>
        <w:t xml:space="preserve">nor </w:t>
      </w:r>
      <w:r>
        <w:rPr>
          <w:rFonts w:ascii="Times New Roman" w:hAnsi="Times New Roman" w:cs="Times New Roman"/>
        </w:rPr>
        <w:t>are</w:t>
      </w:r>
      <w:r w:rsidR="00477D5F" w:rsidRPr="00F16E5F">
        <w:rPr>
          <w:rFonts w:ascii="Times New Roman" w:hAnsi="Times New Roman" w:cs="Times New Roman"/>
        </w:rPr>
        <w:t xml:space="preserve"> </w:t>
      </w:r>
      <w:r w:rsidR="006E4685">
        <w:rPr>
          <w:rFonts w:ascii="Times New Roman" w:hAnsi="Times New Roman" w:cs="Times New Roman"/>
        </w:rPr>
        <w:t>they</w:t>
      </w:r>
      <w:r w:rsidR="006E4685" w:rsidRPr="00F16E5F">
        <w:rPr>
          <w:rFonts w:ascii="Times New Roman" w:hAnsi="Times New Roman" w:cs="Times New Roman"/>
        </w:rPr>
        <w:t xml:space="preserve"> </w:t>
      </w:r>
      <w:r w:rsidR="003C79B2">
        <w:rPr>
          <w:rFonts w:ascii="Times New Roman" w:hAnsi="Times New Roman" w:cs="Times New Roman"/>
        </w:rPr>
        <w:t>thriving</w:t>
      </w:r>
      <w:r w:rsidR="00477D5F" w:rsidRPr="00F16E5F">
        <w:rPr>
          <w:rFonts w:ascii="Times New Roman" w:hAnsi="Times New Roman" w:cs="Times New Roman"/>
        </w:rPr>
        <w:t xml:space="preserve">. </w:t>
      </w:r>
      <w:r w:rsidR="00AE5A69">
        <w:rPr>
          <w:rFonts w:ascii="Times New Roman" w:hAnsi="Times New Roman" w:cs="Times New Roman"/>
        </w:rPr>
        <w:t>T</w:t>
      </w:r>
      <w:r w:rsidR="004E5702">
        <w:rPr>
          <w:rFonts w:ascii="Times New Roman" w:hAnsi="Times New Roman" w:cs="Times New Roman"/>
        </w:rPr>
        <w:t>hus, t</w:t>
      </w:r>
      <w:r w:rsidR="00AE5A69">
        <w:rPr>
          <w:rFonts w:ascii="Times New Roman" w:hAnsi="Times New Roman" w:cs="Times New Roman"/>
        </w:rPr>
        <w:t>here is cause for optimism, but also for concern. The OHI provides one key tool for understanding how ocean health is changing in a given region</w:t>
      </w:r>
      <w:r w:rsidR="004E5702">
        <w:rPr>
          <w:rFonts w:ascii="Times New Roman" w:hAnsi="Times New Roman" w:cs="Times New Roman"/>
        </w:rPr>
        <w:t xml:space="preserve"> as well as</w:t>
      </w:r>
      <w:r w:rsidR="00AE5A69">
        <w:rPr>
          <w:rFonts w:ascii="Times New Roman" w:hAnsi="Times New Roman" w:cs="Times New Roman"/>
        </w:rPr>
        <w:t xml:space="preserve"> indications of why those changes are happening, what their implications are for natural and human systems, and what actions might </w:t>
      </w:r>
      <w:r w:rsidR="004E5702">
        <w:rPr>
          <w:rFonts w:ascii="Times New Roman" w:hAnsi="Times New Roman" w:cs="Times New Roman"/>
        </w:rPr>
        <w:t xml:space="preserve">be </w:t>
      </w:r>
      <w:r w:rsidR="00AE5A69">
        <w:rPr>
          <w:rFonts w:ascii="Times New Roman" w:hAnsi="Times New Roman" w:cs="Times New Roman"/>
        </w:rPr>
        <w:t>take</w:t>
      </w:r>
      <w:r w:rsidR="004E5702">
        <w:rPr>
          <w:rFonts w:ascii="Times New Roman" w:hAnsi="Times New Roman" w:cs="Times New Roman"/>
        </w:rPr>
        <w:t>n</w:t>
      </w:r>
      <w:r w:rsidR="00AE5A69">
        <w:rPr>
          <w:rFonts w:ascii="Times New Roman" w:hAnsi="Times New Roman" w:cs="Times New Roman"/>
        </w:rPr>
        <w:t xml:space="preserve"> to improve ocean health. Smaller-scale, tailored assessments </w:t>
      </w:r>
      <w:r w:rsidR="004E5702">
        <w:rPr>
          <w:rFonts w:ascii="Times New Roman" w:hAnsi="Times New Roman" w:cs="Times New Roman"/>
        </w:rPr>
        <w:t xml:space="preserve">at the scale of decision making </w:t>
      </w:r>
      <w:r w:rsidR="00AE5A69">
        <w:rPr>
          <w:rFonts w:ascii="Times New Roman" w:hAnsi="Times New Roman" w:cs="Times New Roman"/>
        </w:rPr>
        <w:t xml:space="preserve">that leverage </w:t>
      </w:r>
      <w:r w:rsidR="00AE5A69" w:rsidRPr="007F7C7A">
        <w:rPr>
          <w:rFonts w:ascii="Times New Roman" w:hAnsi="Times New Roman" w:cs="Times New Roman"/>
        </w:rPr>
        <w:t>the best available science and data offer even higher qua</w:t>
      </w:r>
      <w:r w:rsidR="007F7C7A" w:rsidRPr="007F7C7A">
        <w:rPr>
          <w:rFonts w:ascii="Times New Roman" w:hAnsi="Times New Roman" w:cs="Times New Roman"/>
        </w:rPr>
        <w:t xml:space="preserve">lity information and guidance </w:t>
      </w:r>
      <w:r w:rsidR="00187107" w:rsidRPr="007F7C7A">
        <w:rPr>
          <w:rFonts w:ascii="Times New Roman" w:hAnsi="Times New Roman" w:cs="Times New Roman"/>
        </w:rPr>
        <w:fldChar w:fldCharType="begin">
          <w:fldData xml:space="preserve">PEVuZE5vdGU+PENpdGU+PEF1dGhvcj5Mb3duZGVzPC9BdXRob3I+PFllYXI+MjAxNTwvWWVhcj48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</w:fldData>
        </w:fldChar>
      </w:r>
      <w:r w:rsidR="00187107" w:rsidRPr="007F7C7A">
        <w:rPr>
          <w:rFonts w:ascii="Times New Roman" w:hAnsi="Times New Roman" w:cs="Times New Roman"/>
        </w:rPr>
        <w:instrText xml:space="preserve"> ADDIN EN.CITE </w:instrText>
      </w:r>
      <w:r w:rsidR="00187107" w:rsidRPr="007F7C7A">
        <w:rPr>
          <w:rFonts w:ascii="Times New Roman" w:hAnsi="Times New Roman" w:cs="Times New Roman"/>
        </w:rPr>
        <w:fldChar w:fldCharType="begin">
          <w:fldData xml:space="preserve">PEVuZE5vdGU+PENpdGU+PEF1dGhvcj5Mb3duZGVzPC9BdXRob3I+PFllYXI+MjAxNTwvWWVhcj48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</w:fldData>
        </w:fldChar>
      </w:r>
      <w:r w:rsidR="00187107" w:rsidRPr="007F7C7A">
        <w:rPr>
          <w:rFonts w:ascii="Times New Roman" w:hAnsi="Times New Roman" w:cs="Times New Roman"/>
        </w:rPr>
        <w:instrText xml:space="preserve"> ADDIN EN.CITE.DATA </w:instrText>
      </w:r>
      <w:r w:rsidR="00187107" w:rsidRPr="007F7C7A">
        <w:rPr>
          <w:rFonts w:ascii="Times New Roman" w:hAnsi="Times New Roman" w:cs="Times New Roman"/>
        </w:rPr>
      </w:r>
      <w:r w:rsidR="00187107" w:rsidRPr="007F7C7A">
        <w:rPr>
          <w:rFonts w:ascii="Times New Roman" w:hAnsi="Times New Roman" w:cs="Times New Roman"/>
        </w:rPr>
        <w:fldChar w:fldCharType="end"/>
      </w:r>
      <w:r w:rsidR="00187107" w:rsidRPr="007F7C7A">
        <w:rPr>
          <w:rFonts w:ascii="Times New Roman" w:hAnsi="Times New Roman" w:cs="Times New Roman"/>
        </w:rPr>
      </w:r>
      <w:r w:rsidR="00187107" w:rsidRPr="007F7C7A">
        <w:rPr>
          <w:rFonts w:ascii="Times New Roman" w:hAnsi="Times New Roman" w:cs="Times New Roman"/>
        </w:rPr>
        <w:fldChar w:fldCharType="separate"/>
      </w:r>
      <w:r w:rsidR="00D40212" w:rsidRPr="007F7C7A">
        <w:rPr>
          <w:rFonts w:ascii="Times New Roman" w:hAnsi="Times New Roman" w:cs="Times New Roman"/>
          <w:noProof/>
        </w:rPr>
        <w:fldChar w:fldCharType="begin"/>
      </w:r>
      <w:r w:rsidR="00F05DFA" w:rsidRPr="007F7C7A">
        <w:rPr>
          <w:rFonts w:ascii="Times New Roman" w:hAnsi="Times New Roman" w:cs="Times New Roman"/>
          <w:noProof/>
        </w:rPr>
        <w:instrText xml:space="preserve"> ADDIN ZOTERO_ITEM {"citationID":"YvQc5TgW","properties":{"formattedCitation":"[10]","plainCitation":"[10]"},"citationItems":[{"id":1501,"uris":["http://zotero.org/groups/54759/items/GBRBJSCA"],"uri":["http://zotero.org/groups/54759/items/GBRBJSCA"]}]} </w:instrText>
      </w:r>
      <w:r w:rsidR="00D40212" w:rsidRPr="007F7C7A">
        <w:rPr>
          <w:rFonts w:ascii="Times New Roman" w:hAnsi="Times New Roman" w:cs="Times New Roman"/>
          <w:noProof/>
        </w:rPr>
        <w:fldChar w:fldCharType="separate"/>
      </w:r>
      <w:r w:rsidR="00F05DFA" w:rsidRPr="007F7C7A">
        <w:rPr>
          <w:rFonts w:ascii="Times New Roman" w:hAnsi="Times New Roman" w:cs="Times New Roman"/>
          <w:noProof/>
        </w:rPr>
        <w:t>[10]</w:t>
      </w:r>
      <w:r w:rsidR="00D40212" w:rsidRPr="007F7C7A">
        <w:rPr>
          <w:rFonts w:ascii="Times New Roman" w:hAnsi="Times New Roman" w:cs="Times New Roman"/>
          <w:noProof/>
        </w:rPr>
        <w:fldChar w:fldCharType="end"/>
      </w:r>
      <w:r w:rsidR="00187107" w:rsidRPr="007F7C7A">
        <w:rPr>
          <w:rFonts w:ascii="Times New Roman" w:hAnsi="Times New Roman" w:cs="Times New Roman"/>
        </w:rPr>
        <w:fldChar w:fldCharType="end"/>
      </w:r>
      <w:r w:rsidR="007F7C7A" w:rsidRPr="007F7C7A">
        <w:rPr>
          <w:rFonts w:ascii="Times New Roman" w:hAnsi="Times New Roman" w:cs="Times New Roman"/>
        </w:rPr>
        <w:t xml:space="preserve"> (</w:t>
      </w:r>
      <w:r w:rsidR="00AE5A69" w:rsidRPr="007F7C7A">
        <w:rPr>
          <w:rFonts w:ascii="Times New Roman" w:hAnsi="Times New Roman" w:cs="Times New Roman"/>
        </w:rPr>
        <w:t>ohi-science.org).</w:t>
      </w:r>
    </w:p>
    <w:p w14:paraId="024AB8C0" w14:textId="3B9AE457" w:rsidR="00477D5F" w:rsidRPr="00F16E5F" w:rsidRDefault="00E002CE" w:rsidP="00477D5F">
      <w:pPr>
        <w:ind w:firstLine="720"/>
        <w:rPr>
          <w:rFonts w:ascii="Times New Roman" w:hAnsi="Times New Roman" w:cs="Times New Roman"/>
        </w:rPr>
      </w:pPr>
      <w:r>
        <w:rPr>
          <w:rFonts w:ascii="Times New Roman" w:hAnsi="Times New Roman" w:cs="Times New Roman"/>
        </w:rPr>
        <w:lastRenderedPageBreak/>
        <w:t>Our</w:t>
      </w:r>
      <w:r w:rsidR="00477D5F">
        <w:rPr>
          <w:rFonts w:ascii="Times New Roman" w:hAnsi="Times New Roman" w:cs="Times New Roman"/>
        </w:rPr>
        <w:t xml:space="preserve"> r</w:t>
      </w:r>
      <w:r w:rsidR="00477D5F" w:rsidRPr="00C918D0">
        <w:rPr>
          <w:rFonts w:ascii="Times New Roman" w:hAnsi="Times New Roman" w:cs="Times New Roman"/>
        </w:rPr>
        <w:t xml:space="preserve">esults emphasize </w:t>
      </w:r>
      <w:r>
        <w:rPr>
          <w:rFonts w:ascii="Times New Roman" w:hAnsi="Times New Roman" w:cs="Times New Roman"/>
        </w:rPr>
        <w:t>the</w:t>
      </w:r>
      <w:r w:rsidR="00477D5F" w:rsidRPr="00C918D0">
        <w:rPr>
          <w:rFonts w:ascii="Times New Roman" w:hAnsi="Times New Roman" w:cs="Times New Roman"/>
        </w:rPr>
        <w:t xml:space="preserve"> central importance</w:t>
      </w:r>
      <w:r w:rsidR="00477D5F">
        <w:rPr>
          <w:rFonts w:ascii="Times New Roman" w:hAnsi="Times New Roman" w:cs="Times New Roman"/>
        </w:rPr>
        <w:t xml:space="preserve"> </w:t>
      </w:r>
      <w:r>
        <w:rPr>
          <w:rFonts w:ascii="Times New Roman" w:hAnsi="Times New Roman" w:cs="Times New Roman"/>
        </w:rPr>
        <w:t xml:space="preserve">of good governance </w:t>
      </w:r>
      <w:r w:rsidR="00477D5F">
        <w:rPr>
          <w:rFonts w:ascii="Times New Roman" w:hAnsi="Times New Roman" w:cs="Times New Roman"/>
        </w:rPr>
        <w:t>to ocean health</w:t>
      </w:r>
      <w:r w:rsidR="00477D5F" w:rsidRPr="00C918D0">
        <w:rPr>
          <w:rFonts w:ascii="Times New Roman" w:hAnsi="Times New Roman" w:cs="Times New Roman"/>
        </w:rPr>
        <w:t>. Regions with stable and effective governance</w:t>
      </w:r>
      <w:r w:rsidR="00D731CF">
        <w:rPr>
          <w:rFonts w:ascii="Times New Roman" w:hAnsi="Times New Roman" w:cs="Times New Roman"/>
        </w:rPr>
        <w:t xml:space="preserve"> tend to</w:t>
      </w:r>
      <w:r w:rsidR="00477D5F" w:rsidRPr="00C918D0">
        <w:rPr>
          <w:rFonts w:ascii="Times New Roman" w:hAnsi="Times New Roman" w:cs="Times New Roman"/>
        </w:rPr>
        <w:t xml:space="preserve"> score much higher than regions where corruption, dictatorship, c</w:t>
      </w:r>
      <w:r w:rsidR="00477D5F">
        <w:rPr>
          <w:rFonts w:ascii="Times New Roman" w:hAnsi="Times New Roman" w:cs="Times New Roman"/>
        </w:rPr>
        <w:t xml:space="preserve">ivil strife, war and poverty have been </w:t>
      </w:r>
      <w:r w:rsidR="00170E24">
        <w:rPr>
          <w:rFonts w:ascii="Times New Roman" w:hAnsi="Times New Roman" w:cs="Times New Roman"/>
        </w:rPr>
        <w:t>chronic</w:t>
      </w:r>
      <w:r w:rsidR="00556D99">
        <w:rPr>
          <w:rFonts w:ascii="Times New Roman" w:hAnsi="Times New Roman" w:cs="Times New Roman"/>
        </w:rPr>
        <w:t xml:space="preserve"> (Table </w:t>
      </w:r>
      <w:del w:id="331" w:author="Melanie Frazier" w:date="2017-05-15T10:33:00Z">
        <w:r w:rsidR="00556D99" w:rsidDel="005E3608">
          <w:rPr>
            <w:rFonts w:ascii="Times New Roman" w:hAnsi="Times New Roman" w:cs="Times New Roman"/>
          </w:rPr>
          <w:delText xml:space="preserve">3 </w:delText>
        </w:r>
      </w:del>
      <w:ins w:id="332" w:author="Melanie Frazier" w:date="2017-05-15T10:33:00Z">
        <w:r w:rsidR="005E3608">
          <w:rPr>
            <w:rFonts w:ascii="Times New Roman" w:hAnsi="Times New Roman" w:cs="Times New Roman"/>
          </w:rPr>
          <w:t xml:space="preserve">D and </w:t>
        </w:r>
        <w:r w:rsidR="00F3616F">
          <w:rPr>
            <w:rFonts w:ascii="Times New Roman" w:hAnsi="Times New Roman" w:cs="Times New Roman"/>
          </w:rPr>
          <w:t>Fig</w:t>
        </w:r>
        <w:r w:rsidR="005E3608">
          <w:rPr>
            <w:rFonts w:ascii="Times New Roman" w:hAnsi="Times New Roman" w:cs="Times New Roman"/>
          </w:rPr>
          <w:t xml:space="preserve"> L</w:t>
        </w:r>
        <w:r w:rsidR="005E3608">
          <w:rPr>
            <w:rFonts w:ascii="Times New Roman" w:hAnsi="Times New Roman" w:cs="Times New Roman"/>
          </w:rPr>
          <w:t xml:space="preserve"> </w:t>
        </w:r>
      </w:ins>
      <w:r w:rsidR="00556D99">
        <w:rPr>
          <w:rFonts w:ascii="Times New Roman" w:hAnsi="Times New Roman" w:cs="Times New Roman"/>
        </w:rPr>
        <w:t xml:space="preserve">in S1 </w:t>
      </w:r>
      <w:del w:id="333" w:author="Melanie Frazier" w:date="2017-05-15T10:38:00Z">
        <w:r w:rsidR="00556D99" w:rsidDel="007515E4">
          <w:rPr>
            <w:rFonts w:ascii="Times New Roman" w:hAnsi="Times New Roman" w:cs="Times New Roman"/>
          </w:rPr>
          <w:delText>Results</w:delText>
        </w:r>
      </w:del>
      <w:ins w:id="334" w:author="Melanie Frazier" w:date="2017-05-15T10:38:00Z">
        <w:r w:rsidR="007515E4">
          <w:rPr>
            <w:rFonts w:ascii="Times New Roman" w:hAnsi="Times New Roman" w:cs="Times New Roman"/>
          </w:rPr>
          <w:t>File</w:t>
        </w:r>
      </w:ins>
      <w:r w:rsidR="00556D99">
        <w:rPr>
          <w:rFonts w:ascii="Times New Roman" w:hAnsi="Times New Roman" w:cs="Times New Roman"/>
        </w:rPr>
        <w:t>)</w:t>
      </w:r>
      <w:r w:rsidR="00477D5F">
        <w:rPr>
          <w:rFonts w:ascii="Times New Roman" w:hAnsi="Times New Roman" w:cs="Times New Roman"/>
        </w:rPr>
        <w:t xml:space="preserve">. This finding </w:t>
      </w:r>
      <w:r w:rsidR="00477D5F" w:rsidRPr="00C918D0">
        <w:rPr>
          <w:rFonts w:ascii="Times New Roman" w:hAnsi="Times New Roman" w:cs="Times New Roman"/>
        </w:rPr>
        <w:t xml:space="preserve">underscores the </w:t>
      </w:r>
      <w:r w:rsidR="00477D5F">
        <w:rPr>
          <w:rFonts w:ascii="Times New Roman" w:hAnsi="Times New Roman" w:cs="Times New Roman"/>
        </w:rPr>
        <w:t xml:space="preserve">fact that marine scientists, managers and policy makers cannot alone improve ocean health. Doing so will require efforts from all sectors </w:t>
      </w:r>
      <w:r w:rsidR="004E5702">
        <w:rPr>
          <w:rFonts w:ascii="Times New Roman" w:hAnsi="Times New Roman" w:cs="Times New Roman"/>
        </w:rPr>
        <w:t xml:space="preserve">to </w:t>
      </w:r>
      <w:r w:rsidR="00477D5F">
        <w:rPr>
          <w:rFonts w:ascii="Times New Roman" w:hAnsi="Times New Roman" w:cs="Times New Roman"/>
        </w:rPr>
        <w:t xml:space="preserve">promote peace, justice, gender equality, </w:t>
      </w:r>
      <w:r w:rsidR="00477D5F" w:rsidRPr="00C918D0">
        <w:rPr>
          <w:rFonts w:ascii="Times New Roman" w:hAnsi="Times New Roman" w:cs="Times New Roman"/>
        </w:rPr>
        <w:t>socially-responsible business</w:t>
      </w:r>
      <w:r w:rsidR="00477D5F">
        <w:rPr>
          <w:rFonts w:ascii="Times New Roman" w:hAnsi="Times New Roman" w:cs="Times New Roman"/>
        </w:rPr>
        <w:t xml:space="preserve"> and other aspects of civil health</w:t>
      </w:r>
      <w:r w:rsidR="00477D5F" w:rsidRPr="00C918D0">
        <w:rPr>
          <w:rFonts w:ascii="Times New Roman" w:hAnsi="Times New Roman" w:cs="Times New Roman"/>
        </w:rPr>
        <w:t>, because p</w:t>
      </w:r>
      <w:r w:rsidR="00477D5F">
        <w:rPr>
          <w:rFonts w:ascii="Times New Roman" w:hAnsi="Times New Roman" w:cs="Times New Roman"/>
        </w:rPr>
        <w:t>rogress in those areas makes it</w:t>
      </w:r>
      <w:r w:rsidR="00477D5F" w:rsidRPr="00C918D0">
        <w:rPr>
          <w:rFonts w:ascii="Times New Roman" w:hAnsi="Times New Roman" w:cs="Times New Roman"/>
        </w:rPr>
        <w:t xml:space="preserve"> much easier for communities and nations to improve </w:t>
      </w:r>
      <w:r w:rsidR="00477D5F">
        <w:rPr>
          <w:rFonts w:ascii="Times New Roman" w:hAnsi="Times New Roman" w:cs="Times New Roman"/>
        </w:rPr>
        <w:t xml:space="preserve">the </w:t>
      </w:r>
      <w:r w:rsidR="00477D5F" w:rsidRPr="00C918D0">
        <w:rPr>
          <w:rFonts w:ascii="Times New Roman" w:hAnsi="Times New Roman" w:cs="Times New Roman"/>
        </w:rPr>
        <w:t>enviro</w:t>
      </w:r>
      <w:r w:rsidR="00477D5F">
        <w:rPr>
          <w:rFonts w:ascii="Times New Roman" w:hAnsi="Times New Roman" w:cs="Times New Roman"/>
        </w:rPr>
        <w:t>nmental and e</w:t>
      </w:r>
      <w:bookmarkStart w:id="335" w:name="_GoBack"/>
      <w:bookmarkEnd w:id="335"/>
      <w:r w:rsidR="00477D5F">
        <w:rPr>
          <w:rFonts w:ascii="Times New Roman" w:hAnsi="Times New Roman" w:cs="Times New Roman"/>
        </w:rPr>
        <w:t>conomic conditions needed to boost ocean health.</w:t>
      </w:r>
    </w:p>
    <w:p w14:paraId="1DEB5547" w14:textId="77777777" w:rsidR="00477D5F" w:rsidRDefault="00477D5F" w:rsidP="00AB1423">
      <w:pPr>
        <w:rPr>
          <w:rFonts w:ascii="Times New Roman" w:hAnsi="Times New Roman" w:cs="Times New Roman"/>
        </w:rPr>
      </w:pPr>
    </w:p>
    <w:p w14:paraId="4C88004B" w14:textId="77777777" w:rsidR="00B8181F" w:rsidRDefault="00B8181F" w:rsidP="00AB1423">
      <w:pPr>
        <w:rPr>
          <w:rFonts w:ascii="Times New Roman" w:hAnsi="Times New Roman" w:cs="Times New Roman"/>
        </w:rPr>
      </w:pPr>
    </w:p>
    <w:p w14:paraId="4BE1C237" w14:textId="116D5A75" w:rsidR="00B8181F" w:rsidRPr="008D5A5B" w:rsidRDefault="00B8181F" w:rsidP="00E26324">
      <w:pPr>
        <w:outlineLvl w:val="0"/>
        <w:rPr>
          <w:rFonts w:ascii="Times New Roman" w:hAnsi="Times New Roman" w:cs="Times New Roman"/>
          <w:b/>
          <w:sz w:val="36"/>
          <w:szCs w:val="36"/>
          <w:rPrChange w:id="336" w:author="Melanie Frazier" w:date="2017-05-15T12:23:00Z">
            <w:rPr>
              <w:rFonts w:ascii="Times New Roman" w:hAnsi="Times New Roman" w:cs="Times New Roman"/>
              <w:b/>
            </w:rPr>
          </w:rPrChange>
        </w:rPr>
      </w:pPr>
      <w:r w:rsidRPr="008D5A5B">
        <w:rPr>
          <w:rFonts w:ascii="Times New Roman" w:hAnsi="Times New Roman" w:cs="Times New Roman"/>
          <w:b/>
          <w:sz w:val="36"/>
          <w:szCs w:val="36"/>
          <w:rPrChange w:id="337" w:author="Melanie Frazier" w:date="2017-05-15T12:23:00Z">
            <w:rPr>
              <w:rFonts w:ascii="Times New Roman" w:hAnsi="Times New Roman" w:cs="Times New Roman"/>
              <w:b/>
            </w:rPr>
          </w:rPrChange>
        </w:rPr>
        <w:t>Acknowledgements</w:t>
      </w:r>
    </w:p>
    <w:p w14:paraId="215F920C" w14:textId="77777777" w:rsidR="008D5A5B" w:rsidRDefault="008D5A5B" w:rsidP="008D5A5B">
      <w:pPr>
        <w:ind w:firstLine="720"/>
        <w:rPr>
          <w:ins w:id="338" w:author="Melanie Frazier" w:date="2017-05-15T12:23:00Z"/>
          <w:rFonts w:ascii="Times New Roman" w:hAnsi="Times New Roman" w:cs="Times New Roman"/>
        </w:rPr>
        <w:pPrChange w:id="339" w:author="Melanie Frazier" w:date="2017-05-15T12:23:00Z">
          <w:pPr/>
        </w:pPrChange>
      </w:pPr>
    </w:p>
    <w:p w14:paraId="18801477" w14:textId="3269C4AA" w:rsidR="00B8181F" w:rsidRDefault="004E5702" w:rsidP="008D5A5B">
      <w:pPr>
        <w:ind w:firstLine="720"/>
        <w:rPr>
          <w:rFonts w:ascii="Times New Roman" w:hAnsi="Times New Roman" w:cs="Times New Roman"/>
        </w:rPr>
        <w:pPrChange w:id="340" w:author="Melanie Frazier" w:date="2017-05-15T12:23:00Z">
          <w:pPr/>
        </w:pPrChange>
      </w:pPr>
      <w:r w:rsidRPr="004E5702">
        <w:rPr>
          <w:rFonts w:ascii="Times New Roman" w:hAnsi="Times New Roman" w:cs="Times New Roman"/>
        </w:rPr>
        <w:t>Beau and Heather Wrigley generously provided the founding grant to the Ocean Health Index. The Pacific Life Foundation is the Founding Presenting Sponsor. Financial support has also been</w:t>
      </w:r>
      <w:r w:rsidR="00FE5C6C">
        <w:rPr>
          <w:rFonts w:ascii="Times New Roman" w:hAnsi="Times New Roman" w:cs="Times New Roman"/>
        </w:rPr>
        <w:t xml:space="preserve"> provided by Jayne and Hans Huf</w:t>
      </w:r>
      <w:r w:rsidRPr="004E5702">
        <w:rPr>
          <w:rFonts w:ascii="Times New Roman" w:hAnsi="Times New Roman" w:cs="Times New Roman"/>
        </w:rPr>
        <w:t>schmid and Dan Sten Olsson, CEO of Stena AB.</w:t>
      </w:r>
    </w:p>
    <w:p w14:paraId="3D219619" w14:textId="77777777" w:rsidR="00B8181F" w:rsidRPr="000B7C69" w:rsidRDefault="00B8181F" w:rsidP="00AB1423">
      <w:pPr>
        <w:rPr>
          <w:rFonts w:ascii="Times New Roman" w:hAnsi="Times New Roman" w:cs="Times New Roman"/>
        </w:rPr>
      </w:pPr>
    </w:p>
    <w:p w14:paraId="2C4F3CEE" w14:textId="48551A72" w:rsidR="00394662" w:rsidRPr="008D5A5B" w:rsidRDefault="00394662" w:rsidP="00E26324">
      <w:pPr>
        <w:outlineLvl w:val="0"/>
        <w:rPr>
          <w:rFonts w:ascii="Times New Roman" w:hAnsi="Times New Roman" w:cs="Times New Roman"/>
          <w:b/>
          <w:sz w:val="36"/>
          <w:szCs w:val="36"/>
          <w:rPrChange w:id="341" w:author="Melanie Frazier" w:date="2017-05-15T12:23:00Z">
            <w:rPr>
              <w:rFonts w:ascii="Times New Roman" w:hAnsi="Times New Roman" w:cs="Times New Roman"/>
              <w:b/>
            </w:rPr>
          </w:rPrChange>
        </w:rPr>
      </w:pPr>
      <w:del w:id="342" w:author="Melanie Frazier" w:date="2017-05-15T12:23:00Z">
        <w:r w:rsidRPr="008D5A5B" w:rsidDel="008D5A5B">
          <w:rPr>
            <w:rFonts w:ascii="Times New Roman" w:hAnsi="Times New Roman" w:cs="Times New Roman"/>
            <w:b/>
            <w:sz w:val="36"/>
            <w:szCs w:val="36"/>
            <w:rPrChange w:id="343" w:author="Melanie Frazier" w:date="2017-05-15T12:23:00Z">
              <w:rPr>
                <w:rFonts w:ascii="Times New Roman" w:hAnsi="Times New Roman" w:cs="Times New Roman"/>
                <w:b/>
              </w:rPr>
            </w:rPrChange>
          </w:rPr>
          <w:delText>Literature Cited</w:delText>
        </w:r>
      </w:del>
      <w:ins w:id="344" w:author="Melanie Frazier" w:date="2017-05-15T12:23:00Z">
        <w:r w:rsidR="008D5A5B" w:rsidRPr="008D5A5B">
          <w:rPr>
            <w:rFonts w:ascii="Times New Roman" w:hAnsi="Times New Roman" w:cs="Times New Roman"/>
            <w:b/>
            <w:sz w:val="36"/>
            <w:szCs w:val="36"/>
            <w:rPrChange w:id="345" w:author="Melanie Frazier" w:date="2017-05-15T12:23:00Z">
              <w:rPr>
                <w:rFonts w:ascii="Times New Roman" w:hAnsi="Times New Roman" w:cs="Times New Roman"/>
                <w:b/>
              </w:rPr>
            </w:rPrChange>
          </w:rPr>
          <w:t>References</w:t>
        </w:r>
      </w:ins>
    </w:p>
    <w:p w14:paraId="24434661" w14:textId="77777777" w:rsidR="008D5A5B" w:rsidRDefault="008D5A5B" w:rsidP="00F05DFA">
      <w:pPr>
        <w:pStyle w:val="Bibliography"/>
        <w:rPr>
          <w:ins w:id="346" w:author="Melanie Frazier" w:date="2017-05-15T12:23:00Z"/>
          <w:rFonts w:ascii="Times New Roman" w:hAnsi="Times New Roman" w:cs="Times New Roman"/>
        </w:rPr>
      </w:pPr>
    </w:p>
    <w:p w14:paraId="1A2DED71" w14:textId="77777777" w:rsidR="00F05DFA" w:rsidRPr="00F05DFA" w:rsidRDefault="00473472" w:rsidP="00F05DFA">
      <w:pPr>
        <w:pStyle w:val="Bibliography"/>
        <w:rPr>
          <w:rFonts w:ascii="Times New Roman" w:hAnsi="Times New Roman"/>
        </w:rPr>
      </w:pPr>
      <w:r>
        <w:rPr>
          <w:rFonts w:ascii="Times New Roman" w:hAnsi="Times New Roman" w:cs="Times New Roman"/>
        </w:rPr>
        <w:fldChar w:fldCharType="begin"/>
      </w:r>
      <w:r w:rsidR="00F05DFA">
        <w:rPr>
          <w:rFonts w:ascii="Times New Roman" w:hAnsi="Times New Roman" w:cs="Times New Roman"/>
        </w:rPr>
        <w:instrText xml:space="preserve"> ADDIN ZOTERO_BIBL {"custom":[]} </w:instrText>
      </w:r>
      <w:r>
        <w:rPr>
          <w:rFonts w:ascii="Times New Roman" w:hAnsi="Times New Roman" w:cs="Times New Roman"/>
        </w:rPr>
        <w:fldChar w:fldCharType="separate"/>
      </w:r>
      <w:r w:rsidR="00F05DFA" w:rsidRPr="00F05DFA">
        <w:rPr>
          <w:rFonts w:ascii="Times New Roman" w:hAnsi="Times New Roman"/>
        </w:rPr>
        <w:t xml:space="preserve">1. </w:t>
      </w:r>
      <w:r w:rsidR="00F05DFA" w:rsidRPr="00F05DFA">
        <w:rPr>
          <w:rFonts w:ascii="Times New Roman" w:hAnsi="Times New Roman"/>
        </w:rPr>
        <w:tab/>
        <w:t>United Nations General Assembly. Resolution 70/1, Transforming our world: the 2030 Agenda for Sustainable Development [Internet]. United Nations General Assembly; 2015. Report No.: 70/1. Available: http://www.un.org/en/ga/search/view_doc.asp?symbol=A/RES/70/1</w:t>
      </w:r>
    </w:p>
    <w:p w14:paraId="6EFAB9BA"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 </w:t>
      </w:r>
      <w:r w:rsidRPr="00F05DFA">
        <w:rPr>
          <w:rFonts w:ascii="Times New Roman" w:hAnsi="Times New Roman"/>
        </w:rPr>
        <w:tab/>
        <w:t>United Nations Statistical Commission. Report on the 46th Session [Internet]. 2015 Mar. Report No.: Official Records 2015 Supplement No. 4. Available: http://unstats.un.org/unsd/statcom/46th-session/documents/statcom-2015-46th-report-E.pdf</w:t>
      </w:r>
    </w:p>
    <w:p w14:paraId="23B3FED2"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3. </w:t>
      </w:r>
      <w:r w:rsidRPr="00F05DFA">
        <w:rPr>
          <w:rFonts w:ascii="Times New Roman" w:hAnsi="Times New Roman"/>
        </w:rPr>
        <w:tab/>
        <w:t>Northeast Regional Planning Body. Northeast Ocean Plan [Internet]. Washington DC; 2016. Available: http://neoceanplanning.org/wp-content/uploads/2016/10/Northeast-Ocean-Plan_Full.pdf</w:t>
      </w:r>
    </w:p>
    <w:p w14:paraId="4B4387A5"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4. </w:t>
      </w:r>
      <w:r w:rsidRPr="00F05DFA">
        <w:rPr>
          <w:rFonts w:ascii="Times New Roman" w:hAnsi="Times New Roman"/>
        </w:rPr>
        <w:tab/>
        <w:t>Republic of Ecuador. National Plan for Good Living [Internet]. Quito, Ecuador; 2009. Available: http://www.planificacion.gob.ec/wp-content/uploads/downloads/2016/03/Plan-Nacional-Buen-Vivir-2009-2013-Ingles.pdf</w:t>
      </w:r>
    </w:p>
    <w:p w14:paraId="78B7981C"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5. </w:t>
      </w:r>
      <w:r w:rsidRPr="00F05DFA">
        <w:rPr>
          <w:rFonts w:ascii="Times New Roman" w:hAnsi="Times New Roman"/>
        </w:rPr>
        <w:tab/>
        <w:t>Republic of China. 13th Five-Year Plan for Economic and Social Development of the People’s Republic of China [Internet]. Beijing, China; 2016. Available: http://en.ndrc.gov.cn/newsrelease/201612/P020161207645765233498.pdf</w:t>
      </w:r>
    </w:p>
    <w:p w14:paraId="36535BD7"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6. </w:t>
      </w:r>
      <w:r w:rsidRPr="00F05DFA">
        <w:rPr>
          <w:rFonts w:ascii="Times New Roman" w:hAnsi="Times New Roman"/>
        </w:rPr>
        <w:tab/>
        <w:t xml:space="preserve">Republic of South Africa. National Strategy for Sustainable Development and Action Plan [Internet]. 2011 Nov. Available: </w:t>
      </w:r>
      <w:r w:rsidRPr="00F05DFA">
        <w:rPr>
          <w:rFonts w:ascii="Times New Roman" w:hAnsi="Times New Roman"/>
        </w:rPr>
        <w:lastRenderedPageBreak/>
        <w:t>https://www.environment.gov.za/sites/default/files/docs/sustainabledevelopment_actionplan_strategy.pdf</w:t>
      </w:r>
    </w:p>
    <w:p w14:paraId="36F70FB6"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7. </w:t>
      </w:r>
      <w:r w:rsidRPr="00F05DFA">
        <w:rPr>
          <w:rFonts w:ascii="Times New Roman" w:hAnsi="Times New Roman"/>
        </w:rPr>
        <w:tab/>
        <w:t xml:space="preserve">Nardo M, Saisana M, Saltelli A, Tarantola S. Tools for composite indicator building. European Commission, EUR 21682 EN; 2005. </w:t>
      </w:r>
    </w:p>
    <w:p w14:paraId="3F229355"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8. </w:t>
      </w:r>
      <w:r w:rsidRPr="00F05DFA">
        <w:rPr>
          <w:rFonts w:ascii="Times New Roman" w:hAnsi="Times New Roman"/>
        </w:rPr>
        <w:tab/>
        <w:t>Frazier M, Longo C, Halpern BS. Mapping uncertainty due to missing data in the global Ocean Health Index. PLOS ONE. 2016;11: e0160377. doi:10.1371/journal.pone.0160377</w:t>
      </w:r>
    </w:p>
    <w:p w14:paraId="2C7AF208"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9. </w:t>
      </w:r>
      <w:r w:rsidRPr="00F05DFA">
        <w:rPr>
          <w:rFonts w:ascii="Times New Roman" w:hAnsi="Times New Roman"/>
        </w:rPr>
        <w:tab/>
        <w:t>Halpern BS, Longo C, Hardy D, McLeod KL, Samhouri JF, Katona SK, et al. An index to assess the health and benefits of the global ocean. Nature. 2012; doi:10.1038/nature11397</w:t>
      </w:r>
    </w:p>
    <w:p w14:paraId="03A3E1B2"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10. </w:t>
      </w:r>
      <w:r w:rsidRPr="00F05DFA">
        <w:rPr>
          <w:rFonts w:ascii="Times New Roman" w:hAnsi="Times New Roman"/>
        </w:rPr>
        <w:tab/>
        <w:t>Lowndes JSS, Pacheco EJ, Best BD, Scarborough C, Longo C, Katona SK, et al. Best practices for assessing ocean health in multiple contexts using tailorable frameworks. PeerJ. 2015;3: e1503. doi:10.7717/peerj.1503</w:t>
      </w:r>
    </w:p>
    <w:p w14:paraId="41161366"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11. </w:t>
      </w:r>
      <w:r w:rsidRPr="00F05DFA">
        <w:rPr>
          <w:rFonts w:ascii="Times New Roman" w:hAnsi="Times New Roman"/>
        </w:rPr>
        <w:tab/>
        <w:t>Halpern BS, Longo C, Lowndes JSS, Best BD, Frazier M, Katona SK, et al. Patterns and emerging trends in global ocean health. PLoS ONE. 2015;10: e0117863. doi:10.1371/journal.pone.0117863</w:t>
      </w:r>
    </w:p>
    <w:p w14:paraId="06F31091"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12. </w:t>
      </w:r>
      <w:r w:rsidRPr="00F05DFA">
        <w:rPr>
          <w:rFonts w:ascii="Times New Roman" w:hAnsi="Times New Roman"/>
        </w:rPr>
        <w:tab/>
        <w:t>R Core Team. R: A language and environment for statistical computing [Internet]. Vienna, Austria: R Foundation for Statistical Computing; 2016. Available: https://www.R-project.org</w:t>
      </w:r>
    </w:p>
    <w:p w14:paraId="35CF3C5B"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13. </w:t>
      </w:r>
      <w:r w:rsidRPr="00F05DFA">
        <w:rPr>
          <w:rFonts w:ascii="Times New Roman" w:hAnsi="Times New Roman"/>
        </w:rPr>
        <w:tab/>
        <w:t>Pauly D, Zeller D. Catch reconstructions reveal that global marine fisheries catches are higher than reported and declining. Nat Commun. 2016;7: 10244. doi:10.1038/ncomms10244</w:t>
      </w:r>
    </w:p>
    <w:p w14:paraId="6A4B32F1"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14. </w:t>
      </w:r>
      <w:r w:rsidRPr="00F05DFA">
        <w:rPr>
          <w:rFonts w:ascii="Times New Roman" w:hAnsi="Times New Roman"/>
        </w:rPr>
        <w:tab/>
        <w:t>Martell S, Froese R. A simple method for estimating MSY from catch and resilience. Fish Fish. 2013;14: 504–514. doi:10.1111/j.1467-2979.2012.00485.x</w:t>
      </w:r>
    </w:p>
    <w:p w14:paraId="61EE371E"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15. </w:t>
      </w:r>
      <w:r w:rsidRPr="00F05DFA">
        <w:rPr>
          <w:rFonts w:ascii="Times New Roman" w:hAnsi="Times New Roman"/>
        </w:rPr>
        <w:tab/>
        <w:t>Ricard D, Minto C, Jensen OP, Baum JK. Examining the knowledge base and status of commercially exploited marine species with the RAM Legacy Stock Assessment Database: The RAM Legacy Stock Assessment Database. Fish Fish. 2012;13: 380–398. doi:10.1111/j.1467-2979.2011.00435.x</w:t>
      </w:r>
    </w:p>
    <w:p w14:paraId="0AC56580"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16. </w:t>
      </w:r>
      <w:r w:rsidRPr="00F05DFA">
        <w:rPr>
          <w:rFonts w:ascii="Times New Roman" w:hAnsi="Times New Roman"/>
        </w:rPr>
        <w:tab/>
        <w:t>IUCN. The IUCN Red List of Threatened Species. Version 2015-4. In: International Union for the Conservation of Nature [Internet]. 2015 [cited 21 Dec 2015]. Available: http://www.iucnredlist.org</w:t>
      </w:r>
    </w:p>
    <w:p w14:paraId="51D38CAE"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17. </w:t>
      </w:r>
      <w:r w:rsidRPr="00F05DFA">
        <w:rPr>
          <w:rFonts w:ascii="Times New Roman" w:hAnsi="Times New Roman"/>
        </w:rPr>
        <w:tab/>
        <w:t>Kaschner K, Kesner-Reyes K, Garilao C, Rius-Barile J, Rees T, Froese, R. AquaMaps: Predicted range maps for aquatic species [Internet]. 2015. Available: www.aquamaps.org</w:t>
      </w:r>
    </w:p>
    <w:p w14:paraId="3BC8DD5B"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18. </w:t>
      </w:r>
      <w:r w:rsidRPr="00F05DFA">
        <w:rPr>
          <w:rFonts w:ascii="Times New Roman" w:hAnsi="Times New Roman"/>
        </w:rPr>
        <w:tab/>
        <w:t xml:space="preserve">BirdLife International and NatureServe. Bird species distribution maps of the world. BirdLife International, Cambridge, UK and NatureServe, Arlington, USA; 2015. </w:t>
      </w:r>
    </w:p>
    <w:p w14:paraId="23E0C659" w14:textId="31341A3E" w:rsidR="00F05DFA" w:rsidRPr="00F05DFA" w:rsidRDefault="00F05DFA" w:rsidP="00F05DFA">
      <w:pPr>
        <w:pStyle w:val="Bibliography"/>
        <w:rPr>
          <w:rFonts w:ascii="Times New Roman" w:hAnsi="Times New Roman"/>
        </w:rPr>
      </w:pPr>
      <w:r w:rsidRPr="00F05DFA">
        <w:rPr>
          <w:rFonts w:ascii="Times New Roman" w:hAnsi="Times New Roman"/>
        </w:rPr>
        <w:lastRenderedPageBreak/>
        <w:t xml:space="preserve">19. </w:t>
      </w:r>
      <w:r w:rsidRPr="00F05DFA">
        <w:rPr>
          <w:rFonts w:ascii="Times New Roman" w:hAnsi="Times New Roman"/>
        </w:rPr>
        <w:tab/>
        <w:t xml:space="preserve">O’Hara C, Afflerbach JC, Scarborough C, Kaschner K, Halpern BS. </w:t>
      </w:r>
      <w:r w:rsidR="00077C4A">
        <w:rPr>
          <w:rFonts w:ascii="Times New Roman" w:hAnsi="Times New Roman"/>
        </w:rPr>
        <w:t xml:space="preserve">in review. </w:t>
      </w:r>
      <w:r w:rsidRPr="00F05DFA">
        <w:rPr>
          <w:rFonts w:ascii="Times New Roman" w:hAnsi="Times New Roman"/>
        </w:rPr>
        <w:t xml:space="preserve">Aligning marine species range data to better serve science and conservation. PLOS ONE. 2017; </w:t>
      </w:r>
    </w:p>
    <w:p w14:paraId="01261974"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20. </w:t>
      </w:r>
      <w:r w:rsidRPr="00F05DFA">
        <w:rPr>
          <w:rFonts w:ascii="Times New Roman" w:hAnsi="Times New Roman"/>
        </w:rPr>
        <w:tab/>
        <w:t>Jambeck JR, Geyer R, Wilcox C, Siegler TR, Perryman M, Andrady A, et al. Plastic waste inputs from land into the ocean. Science. 2015;347: 768–771. doi:10.1126/science.1260352</w:t>
      </w:r>
    </w:p>
    <w:p w14:paraId="2DAB37CE"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21. </w:t>
      </w:r>
      <w:r w:rsidRPr="00F05DFA">
        <w:rPr>
          <w:rFonts w:ascii="Times New Roman" w:hAnsi="Times New Roman"/>
        </w:rPr>
        <w:tab/>
        <w:t>Stern S, Wares A, Hellman T. The Social Progress Index Methodology [Internet]. 2016. Available: http://www.socialprogressimperative.org/global-index/</w:t>
      </w:r>
    </w:p>
    <w:p w14:paraId="1C88AA50"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22. </w:t>
      </w:r>
      <w:r w:rsidRPr="00F05DFA">
        <w:rPr>
          <w:rFonts w:ascii="Times New Roman" w:hAnsi="Times New Roman"/>
        </w:rPr>
        <w:tab/>
        <w:t>Kaufmann D, Kraay A, Mastruzzi M. The Worldwide Governance Indicators: methodology and analytical issues [Internet]. Rochester, NY: Social Science Research Network; 2010 Sep. Report No.: ID 1682130. Available: http://info.worldbank.org/governance/wgi/index.aspx#home</w:t>
      </w:r>
    </w:p>
    <w:p w14:paraId="41FA8130"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23. </w:t>
      </w:r>
      <w:r w:rsidRPr="00F05DFA">
        <w:rPr>
          <w:rFonts w:ascii="Times New Roman" w:hAnsi="Times New Roman"/>
        </w:rPr>
        <w:tab/>
        <w:t>Feely R, Doney S, Cooley S. Ocean acidification: present conditions and future changes in a high-CO2 world. Oceanography. 2009;22: 36–47. doi:10.5670/oceanog.2009.95</w:t>
      </w:r>
    </w:p>
    <w:p w14:paraId="423AE086"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24. </w:t>
      </w:r>
      <w:r w:rsidRPr="00F05DFA">
        <w:rPr>
          <w:rFonts w:ascii="Times New Roman" w:hAnsi="Times New Roman"/>
        </w:rPr>
        <w:tab/>
        <w:t>Ries JB, Cohen AL, McCorkle DC. Marine calcifiers exhibit mixed responses to CO2-induced ocean acidification. Geology. 2009;37: 1131–1134. doi:10.1130/G30210A.1</w:t>
      </w:r>
    </w:p>
    <w:p w14:paraId="67C43ACF"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25. </w:t>
      </w:r>
      <w:r w:rsidRPr="00F05DFA">
        <w:rPr>
          <w:rFonts w:ascii="Times New Roman" w:hAnsi="Times New Roman"/>
        </w:rPr>
        <w:tab/>
        <w:t>Nicholls RJ, Cazenave A. Sea-level rise and its impact on coastal zones. Science. 2010;328: 1517–1520. doi:10.1126/science.1185782</w:t>
      </w:r>
    </w:p>
    <w:p w14:paraId="6E111800"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26. </w:t>
      </w:r>
      <w:r w:rsidRPr="00F05DFA">
        <w:rPr>
          <w:rFonts w:ascii="Times New Roman" w:hAnsi="Times New Roman"/>
        </w:rPr>
        <w:tab/>
        <w:t>Hovila J, Arola A, Tamminen J. OMI/Aura Surface UVB Irradiance and Erythemal Dose Daily L3 Global Gridded 1.0 degree x 1.0 degree V3. NASA Goddard Space Flight Cent Goddard Earth Sci Data Inf Serv Cent GES DISC. 2013; doi:10.5067/Aura/OMI/DATA3009</w:t>
      </w:r>
    </w:p>
    <w:p w14:paraId="20D29B0F"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27. </w:t>
      </w:r>
      <w:r w:rsidRPr="00F05DFA">
        <w:rPr>
          <w:rFonts w:ascii="Times New Roman" w:hAnsi="Times New Roman"/>
        </w:rPr>
        <w:tab/>
        <w:t>Halpern BS, Walbridge S, Selkoe KA, Kappel CV, Micheli F, D’Agrosa C, et al. A Global Map of Human Impact on Marine Ecosystems. Science. 2008;319: 948–952. doi:10.1126/science.1149345</w:t>
      </w:r>
    </w:p>
    <w:p w14:paraId="4A934705"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28. </w:t>
      </w:r>
      <w:r w:rsidRPr="00F05DFA">
        <w:rPr>
          <w:rFonts w:ascii="Times New Roman" w:hAnsi="Times New Roman"/>
        </w:rPr>
        <w:tab/>
        <w:t>Pinheiro J, Bates D, DebRoy S, Sarkar D, R Core Team. nlme: Linear and Nonlinear Mixed Effects Models [Internet]. 2017. Available: https://CRAN.R-project.org/package=nlme</w:t>
      </w:r>
    </w:p>
    <w:p w14:paraId="0F1869FB"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29. </w:t>
      </w:r>
      <w:r w:rsidRPr="00F05DFA">
        <w:rPr>
          <w:rFonts w:ascii="Times New Roman" w:hAnsi="Times New Roman"/>
        </w:rPr>
        <w:tab/>
        <w:t>Zuur A. Mixed Effects Models and Extensions in Ecology with R [Internet]. Springer; 2009. Available: http://www.springer.com/us/book/9780387874579</w:t>
      </w:r>
    </w:p>
    <w:p w14:paraId="36A66986"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30. </w:t>
      </w:r>
      <w:r w:rsidRPr="00F05DFA">
        <w:rPr>
          <w:rFonts w:ascii="Times New Roman" w:hAnsi="Times New Roman"/>
        </w:rPr>
        <w:tab/>
        <w:t>United Nations Environment Program. Convention on Biological Diversity, Conference of the Parties Decision X/2: The Strategic Plan for Biodiversity 2011-2020 and the Aichi Biodiversity Targets [Internet]. Nagoya, Japan; 2010 Oct. Available: https://www.cbd.int/decision/cop/?id=12268</w:t>
      </w:r>
    </w:p>
    <w:p w14:paraId="292AFB05" w14:textId="77777777" w:rsidR="00F05DFA" w:rsidRPr="00F05DFA" w:rsidRDefault="00F05DFA" w:rsidP="00F05DFA">
      <w:pPr>
        <w:pStyle w:val="Bibliography"/>
        <w:rPr>
          <w:rFonts w:ascii="Times New Roman" w:hAnsi="Times New Roman"/>
        </w:rPr>
      </w:pPr>
      <w:r w:rsidRPr="00F05DFA">
        <w:rPr>
          <w:rFonts w:ascii="Times New Roman" w:hAnsi="Times New Roman"/>
        </w:rPr>
        <w:lastRenderedPageBreak/>
        <w:t xml:space="preserve">31. </w:t>
      </w:r>
      <w:r w:rsidRPr="00F05DFA">
        <w:rPr>
          <w:rFonts w:ascii="Times New Roman" w:hAnsi="Times New Roman"/>
        </w:rPr>
        <w:tab/>
        <w:t>Halpern BS, Longo C, Scarborough C, Hardy D, Best BD, Doney SC, et al. Assessing the Health of the U.S. West Coast with a Regional-Scale Application of the Ocean Health Index. PLoS ONE. 2014;9: e98995. doi:10.1371/journal.pone.0098995</w:t>
      </w:r>
    </w:p>
    <w:p w14:paraId="70ECB146"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32. </w:t>
      </w:r>
      <w:r w:rsidRPr="00F05DFA">
        <w:rPr>
          <w:rFonts w:ascii="Times New Roman" w:hAnsi="Times New Roman"/>
        </w:rPr>
        <w:tab/>
        <w:t>Branch TA, Hively DJ, Hilborn R. Is the ocean food provision index biased? Nature. 2013;495: E5–E6. doi:10.1038/nature11974</w:t>
      </w:r>
    </w:p>
    <w:p w14:paraId="4359CF0E" w14:textId="77777777" w:rsidR="00F05DFA" w:rsidRPr="00F05DFA" w:rsidRDefault="00F05DFA" w:rsidP="00F05DFA">
      <w:pPr>
        <w:pStyle w:val="Bibliography"/>
        <w:rPr>
          <w:rFonts w:ascii="Times New Roman" w:hAnsi="Times New Roman"/>
        </w:rPr>
      </w:pPr>
      <w:r w:rsidRPr="00F05DFA">
        <w:rPr>
          <w:rFonts w:ascii="Times New Roman" w:hAnsi="Times New Roman"/>
        </w:rPr>
        <w:t xml:space="preserve">33. </w:t>
      </w:r>
      <w:r w:rsidRPr="00F05DFA">
        <w:rPr>
          <w:rFonts w:ascii="Times New Roman" w:hAnsi="Times New Roman"/>
        </w:rPr>
        <w:tab/>
        <w:t>Samhouri JF, Lester SE, Selig ER, Halpern BS, Fogarty MJ, Longo C, et al. Sea sick? Setting targets to assess ocean health and ecosystem services. Ecosphere. 2012;3: 1–18. doi:10.1890/ES11-00366.1</w:t>
      </w:r>
    </w:p>
    <w:p w14:paraId="1B3066DD" w14:textId="0034F6BF" w:rsidR="00473472" w:rsidRPr="000B7C69" w:rsidRDefault="00473472" w:rsidP="0062227B">
      <w:pPr>
        <w:spacing w:after="120"/>
        <w:rPr>
          <w:rFonts w:ascii="Times New Roman" w:hAnsi="Times New Roman" w:cs="Times New Roman"/>
        </w:rPr>
      </w:pPr>
      <w:r>
        <w:rPr>
          <w:rFonts w:ascii="Times New Roman" w:hAnsi="Times New Roman" w:cs="Times New Roman"/>
        </w:rPr>
        <w:fldChar w:fldCharType="end"/>
      </w:r>
    </w:p>
    <w:p w14:paraId="6C4D8C96" w14:textId="592F3867" w:rsidR="00BB4AF5" w:rsidRPr="008D5A5B" w:rsidRDefault="00B42DCA" w:rsidP="00AB1423">
      <w:pPr>
        <w:rPr>
          <w:ins w:id="347" w:author="Melanie Frazier" w:date="2017-05-15T10:50:00Z"/>
          <w:rFonts w:ascii="Times New Roman" w:hAnsi="Times New Roman" w:cs="Times New Roman"/>
          <w:b/>
          <w:sz w:val="36"/>
          <w:szCs w:val="36"/>
          <w:rPrChange w:id="348" w:author="Melanie Frazier" w:date="2017-05-15T12:24:00Z">
            <w:rPr>
              <w:ins w:id="349" w:author="Melanie Frazier" w:date="2017-05-15T10:50:00Z"/>
              <w:rFonts w:ascii="Times New Roman" w:hAnsi="Times New Roman" w:cs="Times New Roman"/>
              <w:b/>
            </w:rPr>
          </w:rPrChange>
        </w:rPr>
      </w:pPr>
      <w:ins w:id="350" w:author="Melanie Frazier" w:date="2017-05-15T10:50:00Z">
        <w:r w:rsidRPr="008D5A5B">
          <w:rPr>
            <w:rFonts w:ascii="Times New Roman" w:hAnsi="Times New Roman" w:cs="Times New Roman"/>
            <w:b/>
            <w:sz w:val="36"/>
            <w:szCs w:val="36"/>
            <w:rPrChange w:id="351" w:author="Melanie Frazier" w:date="2017-05-15T12:24:00Z">
              <w:rPr>
                <w:rFonts w:ascii="Times New Roman" w:hAnsi="Times New Roman" w:cs="Times New Roman"/>
                <w:b/>
              </w:rPr>
            </w:rPrChange>
          </w:rPr>
          <w:t>Supporting information</w:t>
        </w:r>
      </w:ins>
    </w:p>
    <w:p w14:paraId="0393B5B7" w14:textId="77777777" w:rsidR="00B42DCA" w:rsidRDefault="00B42DCA" w:rsidP="00AB1423">
      <w:pPr>
        <w:rPr>
          <w:ins w:id="352" w:author="Melanie Frazier" w:date="2017-05-15T10:50:00Z"/>
          <w:rFonts w:ascii="Times New Roman" w:hAnsi="Times New Roman" w:cs="Times New Roman"/>
          <w:b/>
        </w:rPr>
      </w:pPr>
    </w:p>
    <w:p w14:paraId="54AEEF57" w14:textId="28CB250B" w:rsidR="00B42DCA" w:rsidRDefault="00B42DCA" w:rsidP="00AB1423">
      <w:pPr>
        <w:rPr>
          <w:ins w:id="353" w:author="Melanie Frazier" w:date="2017-05-15T10:51:00Z"/>
          <w:rFonts w:ascii="Times New Roman" w:hAnsi="Times New Roman" w:cs="Times New Roman"/>
        </w:rPr>
      </w:pPr>
      <w:ins w:id="354" w:author="Melanie Frazier" w:date="2017-05-15T10:50:00Z">
        <w:r>
          <w:rPr>
            <w:rFonts w:ascii="Times New Roman" w:hAnsi="Times New Roman" w:cs="Times New Roman"/>
            <w:b/>
          </w:rPr>
          <w:t>S1 File</w:t>
        </w:r>
      </w:ins>
      <w:ins w:id="355" w:author="Melanie Frazier" w:date="2017-05-15T10:51:00Z">
        <w:r>
          <w:rPr>
            <w:rFonts w:ascii="Times New Roman" w:hAnsi="Times New Roman" w:cs="Times New Roman"/>
            <w:b/>
          </w:rPr>
          <w:t xml:space="preserve">. Supporting Results. </w:t>
        </w:r>
        <w:r>
          <w:rPr>
            <w:rFonts w:ascii="Times New Roman" w:hAnsi="Times New Roman" w:cs="Times New Roman"/>
          </w:rPr>
          <w:t>Additional analyses, figures, and tables.</w:t>
        </w:r>
      </w:ins>
    </w:p>
    <w:p w14:paraId="03F8C037" w14:textId="77777777" w:rsidR="00B42DCA" w:rsidRPr="00B42DCA" w:rsidRDefault="00B42DCA" w:rsidP="00AB1423">
      <w:pPr>
        <w:rPr>
          <w:rFonts w:ascii="Times New Roman" w:hAnsi="Times New Roman" w:cs="Times New Roman"/>
          <w:rPrChange w:id="356" w:author="Melanie Frazier" w:date="2017-05-15T10:51:00Z">
            <w:rPr>
              <w:rFonts w:ascii="Times New Roman" w:hAnsi="Times New Roman" w:cs="Times New Roman"/>
              <w:b/>
            </w:rPr>
          </w:rPrChange>
        </w:rPr>
      </w:pPr>
    </w:p>
    <w:p w14:paraId="76174EF9" w14:textId="18D2DDB4" w:rsidR="00BB4AF5" w:rsidRDefault="00B42DCA" w:rsidP="00AB1423">
      <w:pPr>
        <w:rPr>
          <w:ins w:id="357" w:author="Melanie Frazier" w:date="2017-05-15T10:51:00Z"/>
          <w:rFonts w:ascii="Times New Roman" w:hAnsi="Times New Roman" w:cs="Times New Roman"/>
          <w:b/>
        </w:rPr>
      </w:pPr>
      <w:ins w:id="358" w:author="Melanie Frazier" w:date="2017-05-15T10:51:00Z">
        <w:r>
          <w:rPr>
            <w:rFonts w:ascii="Times New Roman" w:hAnsi="Times New Roman" w:cs="Times New Roman"/>
            <w:b/>
          </w:rPr>
          <w:t>S</w:t>
        </w:r>
        <w:r>
          <w:rPr>
            <w:rFonts w:ascii="Times New Roman" w:hAnsi="Times New Roman" w:cs="Times New Roman"/>
            <w:b/>
          </w:rPr>
          <w:t>2</w:t>
        </w:r>
        <w:r>
          <w:rPr>
            <w:rFonts w:ascii="Times New Roman" w:hAnsi="Times New Roman" w:cs="Times New Roman"/>
            <w:b/>
          </w:rPr>
          <w:t xml:space="preserve"> File. Supporting </w:t>
        </w:r>
        <w:r>
          <w:rPr>
            <w:rFonts w:ascii="Times New Roman" w:hAnsi="Times New Roman" w:cs="Times New Roman"/>
            <w:b/>
          </w:rPr>
          <w:t>Methods</w:t>
        </w:r>
        <w:r>
          <w:rPr>
            <w:rFonts w:ascii="Times New Roman" w:hAnsi="Times New Roman" w:cs="Times New Roman"/>
            <w:b/>
          </w:rPr>
          <w:t xml:space="preserve">. </w:t>
        </w:r>
        <w:r>
          <w:rPr>
            <w:rFonts w:ascii="Times New Roman" w:hAnsi="Times New Roman" w:cs="Times New Roman"/>
          </w:rPr>
          <w:t xml:space="preserve">Description of OHI philosophy and </w:t>
        </w:r>
      </w:ins>
      <w:ins w:id="359" w:author="Melanie Frazier" w:date="2017-05-15T10:52:00Z">
        <w:r>
          <w:rPr>
            <w:rFonts w:ascii="Times New Roman" w:hAnsi="Times New Roman" w:cs="Times New Roman"/>
          </w:rPr>
          <w:t>methods.</w:t>
        </w:r>
      </w:ins>
    </w:p>
    <w:p w14:paraId="053D1686" w14:textId="77777777" w:rsidR="00B42DCA" w:rsidRPr="000B7C69" w:rsidRDefault="00B42DCA" w:rsidP="00AB1423">
      <w:pPr>
        <w:rPr>
          <w:rFonts w:ascii="Times New Roman" w:hAnsi="Times New Roman" w:cs="Times New Roman"/>
          <w:b/>
        </w:rPr>
        <w:sectPr w:rsidR="00B42DCA" w:rsidRPr="000B7C69" w:rsidSect="00983136">
          <w:pgSz w:w="12240" w:h="15840"/>
          <w:pgMar w:top="1440" w:right="1800" w:bottom="1440" w:left="1800" w:header="720" w:footer="720" w:gutter="0"/>
          <w:cols w:space="720"/>
          <w:docGrid w:linePitch="360"/>
        </w:sectPr>
      </w:pPr>
    </w:p>
    <w:p w14:paraId="745E997D" w14:textId="065817FE" w:rsidR="008D5A5B" w:rsidRPr="008D5A5B" w:rsidDel="008D5A5B" w:rsidRDefault="00394662" w:rsidP="00E26324">
      <w:pPr>
        <w:outlineLvl w:val="0"/>
        <w:rPr>
          <w:del w:id="360" w:author="Melanie Frazier" w:date="2017-05-15T12:27:00Z"/>
          <w:rFonts w:ascii="Times New Roman" w:hAnsi="Times New Roman" w:cs="Times New Roman"/>
          <w:b/>
          <w:sz w:val="36"/>
          <w:szCs w:val="36"/>
          <w:rPrChange w:id="361" w:author="Melanie Frazier" w:date="2017-05-15T12:24:00Z">
            <w:rPr>
              <w:del w:id="362" w:author="Melanie Frazier" w:date="2017-05-15T12:27:00Z"/>
              <w:rFonts w:ascii="Times New Roman" w:hAnsi="Times New Roman" w:cs="Times New Roman"/>
              <w:b/>
            </w:rPr>
          </w:rPrChange>
        </w:rPr>
      </w:pPr>
      <w:del w:id="363" w:author="Melanie Frazier" w:date="2017-05-15T12:27:00Z">
        <w:r w:rsidRPr="008D5A5B" w:rsidDel="008D5A5B">
          <w:rPr>
            <w:rFonts w:ascii="Times New Roman" w:hAnsi="Times New Roman" w:cs="Times New Roman"/>
            <w:b/>
            <w:sz w:val="36"/>
            <w:szCs w:val="36"/>
            <w:rPrChange w:id="364" w:author="Melanie Frazier" w:date="2017-05-15T12:24:00Z">
              <w:rPr>
                <w:rFonts w:ascii="Times New Roman" w:hAnsi="Times New Roman" w:cs="Times New Roman"/>
                <w:b/>
              </w:rPr>
            </w:rPrChange>
          </w:rPr>
          <w:lastRenderedPageBreak/>
          <w:delText>Tables</w:delText>
        </w:r>
      </w:del>
    </w:p>
    <w:p w14:paraId="32DD6D53" w14:textId="5525FCA3" w:rsidR="008D5A5B" w:rsidRDefault="00AC1A2B" w:rsidP="008D5A5B">
      <w:pPr>
        <w:outlineLvl w:val="0"/>
        <w:rPr>
          <w:ins w:id="365" w:author="Melanie Frazier" w:date="2017-05-15T12:26:00Z"/>
          <w:rFonts w:ascii="Times New Roman" w:hAnsi="Times New Roman" w:cs="Times New Roman"/>
        </w:rPr>
        <w:pPrChange w:id="366" w:author="Melanie Frazier" w:date="2017-05-15T12:27:00Z">
          <w:pPr/>
        </w:pPrChange>
      </w:pPr>
      <w:r w:rsidRPr="008D5A5B">
        <w:rPr>
          <w:rFonts w:ascii="Times New Roman" w:hAnsi="Times New Roman" w:cs="Times New Roman"/>
          <w:b/>
          <w:rPrChange w:id="367" w:author="Melanie Frazier" w:date="2017-05-15T12:25:00Z">
            <w:rPr>
              <w:rFonts w:ascii="Times New Roman" w:hAnsi="Times New Roman" w:cs="Times New Roman"/>
              <w:b/>
            </w:rPr>
          </w:rPrChange>
        </w:rPr>
        <w:t>Table 1.</w:t>
      </w:r>
      <w:r w:rsidRPr="008D5A5B">
        <w:rPr>
          <w:rFonts w:ascii="Times New Roman" w:hAnsi="Times New Roman" w:cs="Times New Roman"/>
          <w:b/>
          <w:rPrChange w:id="368" w:author="Melanie Frazier" w:date="2017-05-15T12:25:00Z">
            <w:rPr>
              <w:rFonts w:ascii="Times New Roman" w:hAnsi="Times New Roman" w:cs="Times New Roman"/>
            </w:rPr>
          </w:rPrChange>
        </w:rPr>
        <w:t xml:space="preserve"> </w:t>
      </w:r>
      <w:ins w:id="369" w:author="Melanie Frazier" w:date="2017-05-15T12:26:00Z">
        <w:r w:rsidR="008D5A5B">
          <w:rPr>
            <w:rFonts w:ascii="Times New Roman" w:hAnsi="Times New Roman" w:cs="Times New Roman"/>
            <w:b/>
          </w:rPr>
          <w:t xml:space="preserve">Updates </w:t>
        </w:r>
      </w:ins>
      <w:ins w:id="370" w:author="Melanie Frazier" w:date="2017-05-15T12:27:00Z">
        <w:r w:rsidR="008D5A5B">
          <w:rPr>
            <w:rFonts w:ascii="Times New Roman" w:hAnsi="Times New Roman" w:cs="Times New Roman"/>
            <w:b/>
          </w:rPr>
          <w:t>to</w:t>
        </w:r>
      </w:ins>
      <w:ins w:id="371" w:author="Melanie Frazier" w:date="2017-05-15T12:26:00Z">
        <w:r w:rsidR="008D5A5B">
          <w:rPr>
            <w:rFonts w:ascii="Times New Roman" w:hAnsi="Times New Roman" w:cs="Times New Roman"/>
            <w:b/>
          </w:rPr>
          <w:t xml:space="preserve"> status and trend </w:t>
        </w:r>
      </w:ins>
      <w:ins w:id="372" w:author="Melanie Frazier" w:date="2017-05-15T12:25:00Z">
        <w:r w:rsidR="008D5A5B" w:rsidRPr="008D5A5B">
          <w:rPr>
            <w:rFonts w:ascii="Times New Roman" w:hAnsi="Times New Roman" w:cs="Times New Roman"/>
            <w:b/>
            <w:rPrChange w:id="373" w:author="Melanie Frazier" w:date="2017-05-15T12:25:00Z">
              <w:rPr>
                <w:rFonts w:ascii="Times New Roman" w:hAnsi="Times New Roman" w:cs="Times New Roman"/>
              </w:rPr>
            </w:rPrChange>
          </w:rPr>
          <w:t>data and models.</w:t>
        </w:r>
        <w:r w:rsidR="008D5A5B">
          <w:rPr>
            <w:rFonts w:ascii="Times New Roman" w:hAnsi="Times New Roman" w:cs="Times New Roman"/>
          </w:rPr>
          <w:t xml:space="preserve"> </w:t>
        </w:r>
      </w:ins>
    </w:p>
    <w:p w14:paraId="64D9FD9D" w14:textId="73B7D2F4" w:rsidR="00AC1A2B" w:rsidRPr="000B7C69" w:rsidRDefault="00AC1A2B" w:rsidP="00AC1A2B">
      <w:pPr>
        <w:rPr>
          <w:rFonts w:ascii="Times New Roman" w:hAnsi="Times New Roman" w:cs="Times New Roman"/>
        </w:rPr>
      </w:pPr>
      <w:del w:id="374" w:author="Melanie Frazier" w:date="2017-05-15T12:26:00Z">
        <w:r w:rsidRPr="000B7C69" w:rsidDel="008D5A5B">
          <w:rPr>
            <w:rFonts w:ascii="Times New Roman" w:hAnsi="Times New Roman" w:cs="Times New Roman"/>
          </w:rPr>
          <w:delText>Description of updates to data and models used to calculate the status and trend scores for the global Ocean Health Index.</w:delText>
        </w:r>
      </w:del>
    </w:p>
    <w:tbl>
      <w:tblPr>
        <w:tblStyle w:val="TableGrid"/>
        <w:tblW w:w="12685" w:type="dxa"/>
        <w:tblLayout w:type="fixed"/>
        <w:tblLook w:val="04A0" w:firstRow="1" w:lastRow="0" w:firstColumn="1" w:lastColumn="0" w:noHBand="0" w:noVBand="1"/>
      </w:tblPr>
      <w:tblGrid>
        <w:gridCol w:w="1705"/>
        <w:gridCol w:w="3240"/>
        <w:gridCol w:w="3960"/>
        <w:gridCol w:w="3780"/>
      </w:tblGrid>
      <w:tr w:rsidR="00AC1A2B" w:rsidRPr="000B7C69" w14:paraId="3EAB1BF3" w14:textId="77777777" w:rsidTr="00F041C8">
        <w:tc>
          <w:tcPr>
            <w:tcW w:w="1705" w:type="dxa"/>
          </w:tcPr>
          <w:p w14:paraId="5264663A" w14:textId="53750745" w:rsidR="00AC1A2B" w:rsidRPr="000B7C69" w:rsidRDefault="00AC1A2B" w:rsidP="00F041C8">
            <w:pPr>
              <w:rPr>
                <w:rFonts w:ascii="Times New Roman" w:hAnsi="Times New Roman" w:cs="Times New Roman"/>
                <w:b/>
              </w:rPr>
            </w:pPr>
            <w:r w:rsidRPr="000B7C69">
              <w:rPr>
                <w:rFonts w:ascii="Times New Roman" w:hAnsi="Times New Roman" w:cs="Times New Roman"/>
                <w:b/>
              </w:rPr>
              <w:t>Goal/subgoal</w:t>
            </w:r>
          </w:p>
        </w:tc>
        <w:tc>
          <w:tcPr>
            <w:tcW w:w="3240" w:type="dxa"/>
          </w:tcPr>
          <w:p w14:paraId="70B2917D" w14:textId="77777777" w:rsidR="00AC1A2B" w:rsidRPr="000B7C69" w:rsidRDefault="00AC1A2B" w:rsidP="00F041C8">
            <w:pPr>
              <w:rPr>
                <w:rFonts w:ascii="Times New Roman" w:hAnsi="Times New Roman" w:cs="Times New Roman"/>
                <w:b/>
              </w:rPr>
            </w:pPr>
            <w:r w:rsidRPr="000B7C69">
              <w:rPr>
                <w:rFonts w:ascii="Times New Roman" w:hAnsi="Times New Roman" w:cs="Times New Roman"/>
                <w:b/>
              </w:rPr>
              <w:t>Updates to data</w:t>
            </w:r>
          </w:p>
        </w:tc>
        <w:tc>
          <w:tcPr>
            <w:tcW w:w="3960" w:type="dxa"/>
          </w:tcPr>
          <w:p w14:paraId="0D84611F" w14:textId="7A56DD5C" w:rsidR="00AC1A2B" w:rsidRPr="000B7C69" w:rsidRDefault="00AC1A2B" w:rsidP="00F041C8">
            <w:pPr>
              <w:rPr>
                <w:rFonts w:ascii="Times New Roman" w:hAnsi="Times New Roman" w:cs="Times New Roman"/>
                <w:b/>
              </w:rPr>
            </w:pPr>
            <w:r w:rsidRPr="000B7C69">
              <w:rPr>
                <w:rFonts w:ascii="Times New Roman" w:hAnsi="Times New Roman" w:cs="Times New Roman"/>
                <w:b/>
              </w:rPr>
              <w:t>Updates to data prep or model</w:t>
            </w:r>
          </w:p>
        </w:tc>
        <w:tc>
          <w:tcPr>
            <w:tcW w:w="3780" w:type="dxa"/>
          </w:tcPr>
          <w:p w14:paraId="2A8EADB7" w14:textId="77777777" w:rsidR="00AC1A2B" w:rsidRPr="000B7C69" w:rsidRDefault="00AC1A2B" w:rsidP="00F041C8">
            <w:pPr>
              <w:rPr>
                <w:rFonts w:ascii="Times New Roman" w:hAnsi="Times New Roman" w:cs="Times New Roman"/>
                <w:b/>
              </w:rPr>
            </w:pPr>
            <w:r w:rsidRPr="000B7C69">
              <w:rPr>
                <w:rFonts w:ascii="Times New Roman" w:hAnsi="Times New Roman" w:cs="Times New Roman"/>
                <w:b/>
              </w:rPr>
              <w:t>Notes</w:t>
            </w:r>
          </w:p>
        </w:tc>
      </w:tr>
      <w:tr w:rsidR="00AC1A2B" w:rsidRPr="000B7C69" w14:paraId="63550B1E" w14:textId="77777777" w:rsidTr="00F041C8">
        <w:tc>
          <w:tcPr>
            <w:tcW w:w="1705" w:type="dxa"/>
          </w:tcPr>
          <w:p w14:paraId="761D112C" w14:textId="296D0E45" w:rsidR="00AC1A2B" w:rsidRPr="000B7C69" w:rsidRDefault="00AC1A2B" w:rsidP="00F041C8">
            <w:pPr>
              <w:rPr>
                <w:rFonts w:ascii="Times New Roman" w:hAnsi="Times New Roman" w:cs="Times New Roman"/>
              </w:rPr>
            </w:pPr>
            <w:r w:rsidRPr="000B7C69">
              <w:rPr>
                <w:rFonts w:ascii="Times New Roman" w:hAnsi="Times New Roman" w:cs="Times New Roman"/>
              </w:rPr>
              <w:t>Artisanal opportunities</w:t>
            </w:r>
          </w:p>
        </w:tc>
        <w:tc>
          <w:tcPr>
            <w:tcW w:w="3240" w:type="dxa"/>
          </w:tcPr>
          <w:p w14:paraId="5428CF14" w14:textId="3385ED37" w:rsidR="00AC1A2B" w:rsidRPr="000B7C69" w:rsidRDefault="00AC1A2B" w:rsidP="00F041C8">
            <w:pPr>
              <w:rPr>
                <w:rFonts w:ascii="Times New Roman" w:hAnsi="Times New Roman" w:cs="Times New Roman"/>
              </w:rPr>
            </w:pPr>
            <w:r w:rsidRPr="000B7C69">
              <w:rPr>
                <w:rFonts w:ascii="Times New Roman" w:hAnsi="Times New Roman" w:cs="Times New Roman"/>
                <w:i/>
              </w:rPr>
              <w:t>Need</w:t>
            </w:r>
            <w:r w:rsidRPr="000B7C69">
              <w:rPr>
                <w:rFonts w:ascii="Times New Roman" w:hAnsi="Times New Roman" w:cs="Times New Roman"/>
              </w:rPr>
              <w:t>: Additional year</w:t>
            </w:r>
            <w:r w:rsidR="00520840">
              <w:rPr>
                <w:rFonts w:ascii="Times New Roman" w:hAnsi="Times New Roman" w:cs="Times New Roman"/>
              </w:rPr>
              <w:t>s</w:t>
            </w:r>
            <w:r w:rsidRPr="000B7C69">
              <w:rPr>
                <w:rFonts w:ascii="Times New Roman" w:hAnsi="Times New Roman" w:cs="Times New Roman"/>
              </w:rPr>
              <w:t xml:space="preserve"> of data, and a slightly different version of the WorldBank dataset to control for inflation</w:t>
            </w:r>
          </w:p>
          <w:p w14:paraId="3C9D031D" w14:textId="77777777" w:rsidR="00AC1A2B" w:rsidRPr="000B7C69" w:rsidRDefault="00AC1A2B" w:rsidP="00F041C8">
            <w:pPr>
              <w:rPr>
                <w:rFonts w:ascii="Times New Roman" w:hAnsi="Times New Roman" w:cs="Times New Roman"/>
              </w:rPr>
            </w:pPr>
          </w:p>
          <w:p w14:paraId="6E8D48FF" w14:textId="77777777" w:rsidR="00AC1A2B" w:rsidRPr="000B7C69" w:rsidRDefault="00AC1A2B" w:rsidP="00F041C8">
            <w:pPr>
              <w:rPr>
                <w:rFonts w:ascii="Times New Roman" w:hAnsi="Times New Roman" w:cs="Times New Roman"/>
              </w:rPr>
            </w:pPr>
            <w:r w:rsidRPr="000B7C69">
              <w:rPr>
                <w:rFonts w:ascii="Times New Roman" w:hAnsi="Times New Roman" w:cs="Times New Roman"/>
                <w:i/>
              </w:rPr>
              <w:t>Opportunity</w:t>
            </w:r>
            <w:r w:rsidRPr="000B7C69">
              <w:rPr>
                <w:rFonts w:ascii="Times New Roman" w:hAnsi="Times New Roman" w:cs="Times New Roman"/>
              </w:rPr>
              <w:t>: None</w:t>
            </w:r>
          </w:p>
        </w:tc>
        <w:tc>
          <w:tcPr>
            <w:tcW w:w="3960" w:type="dxa"/>
          </w:tcPr>
          <w:p w14:paraId="3D365A32"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Reference point for “need” data is now the 95</w:t>
            </w:r>
            <w:r w:rsidRPr="000B7C69">
              <w:rPr>
                <w:rFonts w:ascii="Times New Roman" w:hAnsi="Times New Roman" w:cs="Times New Roman"/>
                <w:vertAlign w:val="superscript"/>
              </w:rPr>
              <w:t>th</w:t>
            </w:r>
            <w:r w:rsidRPr="000B7C69">
              <w:rPr>
                <w:rFonts w:ascii="Times New Roman" w:hAnsi="Times New Roman" w:cs="Times New Roman"/>
              </w:rPr>
              <w:t xml:space="preserve"> quantile among regions (rather than max value) </w:t>
            </w:r>
          </w:p>
        </w:tc>
        <w:tc>
          <w:tcPr>
            <w:tcW w:w="3780" w:type="dxa"/>
          </w:tcPr>
          <w:p w14:paraId="692EF7DE"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The change in reference point increased scores</w:t>
            </w:r>
          </w:p>
          <w:p w14:paraId="49E7F955" w14:textId="77777777" w:rsidR="00AC1A2B" w:rsidRPr="000B7C69" w:rsidRDefault="00AC1A2B" w:rsidP="00F041C8">
            <w:pPr>
              <w:rPr>
                <w:rFonts w:ascii="Times New Roman" w:hAnsi="Times New Roman" w:cs="Times New Roman"/>
              </w:rPr>
            </w:pPr>
          </w:p>
        </w:tc>
      </w:tr>
      <w:tr w:rsidR="00AC1A2B" w:rsidRPr="000B7C69" w14:paraId="510480FC" w14:textId="77777777" w:rsidTr="00F041C8">
        <w:tc>
          <w:tcPr>
            <w:tcW w:w="1705" w:type="dxa"/>
          </w:tcPr>
          <w:p w14:paraId="6643B492" w14:textId="62678793" w:rsidR="00AC1A2B" w:rsidRPr="000B7C69" w:rsidRDefault="00AC1A2B" w:rsidP="00AC1A2B">
            <w:pPr>
              <w:rPr>
                <w:rFonts w:ascii="Times New Roman" w:hAnsi="Times New Roman" w:cs="Times New Roman"/>
              </w:rPr>
            </w:pPr>
            <w:r w:rsidRPr="000B7C69">
              <w:rPr>
                <w:rFonts w:ascii="Times New Roman" w:hAnsi="Times New Roman" w:cs="Times New Roman"/>
              </w:rPr>
              <w:t>Biodiversity: Species</w:t>
            </w:r>
          </w:p>
        </w:tc>
        <w:tc>
          <w:tcPr>
            <w:tcW w:w="3240" w:type="dxa"/>
          </w:tcPr>
          <w:p w14:paraId="4E732CF7" w14:textId="1BDD9657" w:rsidR="00AC1A2B" w:rsidRPr="000B7C69" w:rsidRDefault="000B49A9" w:rsidP="00F041C8">
            <w:pPr>
              <w:rPr>
                <w:rFonts w:ascii="Times New Roman" w:hAnsi="Times New Roman" w:cs="Times New Roman"/>
              </w:rPr>
            </w:pPr>
            <w:r w:rsidRPr="000B49A9">
              <w:rPr>
                <w:rFonts w:ascii="Times New Roman" w:hAnsi="Times New Roman" w:cs="Times New Roman"/>
                <w:i/>
              </w:rPr>
              <w:t>Assessed species</w:t>
            </w:r>
            <w:r>
              <w:rPr>
                <w:rFonts w:ascii="Times New Roman" w:hAnsi="Times New Roman" w:cs="Times New Roman"/>
              </w:rPr>
              <w:t xml:space="preserve">: </w:t>
            </w:r>
            <w:r w:rsidR="00AC1A2B" w:rsidRPr="000B7C69">
              <w:rPr>
                <w:rFonts w:ascii="Times New Roman" w:hAnsi="Times New Roman" w:cs="Times New Roman"/>
              </w:rPr>
              <w:t>Additional year</w:t>
            </w:r>
            <w:r w:rsidR="00520840">
              <w:rPr>
                <w:rFonts w:ascii="Times New Roman" w:hAnsi="Times New Roman" w:cs="Times New Roman"/>
              </w:rPr>
              <w:t>s</w:t>
            </w:r>
            <w:r w:rsidR="00AC1A2B" w:rsidRPr="000B7C69">
              <w:rPr>
                <w:rFonts w:ascii="Times New Roman" w:hAnsi="Times New Roman" w:cs="Times New Roman"/>
              </w:rPr>
              <w:t xml:space="preserve"> of IUCN </w:t>
            </w:r>
            <w:r>
              <w:rPr>
                <w:rFonts w:ascii="Times New Roman" w:hAnsi="Times New Roman" w:cs="Times New Roman"/>
              </w:rPr>
              <w:t xml:space="preserve">(species status and range) </w:t>
            </w:r>
            <w:r w:rsidR="00AC1A2B" w:rsidRPr="000B7C69">
              <w:rPr>
                <w:rFonts w:ascii="Times New Roman" w:hAnsi="Times New Roman" w:cs="Times New Roman"/>
              </w:rPr>
              <w:t xml:space="preserve">and Aquamaps </w:t>
            </w:r>
            <w:r>
              <w:rPr>
                <w:rFonts w:ascii="Times New Roman" w:hAnsi="Times New Roman" w:cs="Times New Roman"/>
              </w:rPr>
              <w:t xml:space="preserve">(species range) </w:t>
            </w:r>
            <w:r w:rsidR="00AC1A2B" w:rsidRPr="000B7C69">
              <w:rPr>
                <w:rFonts w:ascii="Times New Roman" w:hAnsi="Times New Roman" w:cs="Times New Roman"/>
              </w:rPr>
              <w:t>data</w:t>
            </w:r>
          </w:p>
        </w:tc>
        <w:tc>
          <w:tcPr>
            <w:tcW w:w="3960" w:type="dxa"/>
          </w:tcPr>
          <w:p w14:paraId="3390E290" w14:textId="4A817F04" w:rsidR="00AC1A2B" w:rsidRPr="000B7C69" w:rsidRDefault="00AC1A2B" w:rsidP="00F041C8">
            <w:pPr>
              <w:rPr>
                <w:rFonts w:ascii="Times New Roman" w:hAnsi="Times New Roman" w:cs="Times New Roman"/>
              </w:rPr>
            </w:pPr>
            <w:r w:rsidRPr="000B7C69">
              <w:rPr>
                <w:rFonts w:ascii="Times New Roman" w:hAnsi="Times New Roman" w:cs="Times New Roman"/>
              </w:rPr>
              <w:t>Added bird species</w:t>
            </w:r>
            <w:r w:rsidR="00870819">
              <w:rPr>
                <w:rFonts w:ascii="Times New Roman" w:hAnsi="Times New Roman" w:cs="Times New Roman"/>
              </w:rPr>
              <w:t xml:space="preserve"> from BirdLife International</w:t>
            </w:r>
          </w:p>
          <w:p w14:paraId="58507831" w14:textId="77777777" w:rsidR="00AC1A2B" w:rsidRPr="000B7C69" w:rsidRDefault="00AC1A2B" w:rsidP="00F041C8">
            <w:pPr>
              <w:rPr>
                <w:rFonts w:ascii="Times New Roman" w:hAnsi="Times New Roman" w:cs="Times New Roman"/>
              </w:rPr>
            </w:pPr>
          </w:p>
          <w:p w14:paraId="221FCD63"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 xml:space="preserve">Used a new threshold for determining presence/absence of species in Aquamaps data.  </w:t>
            </w:r>
          </w:p>
          <w:p w14:paraId="391723C9" w14:textId="77777777" w:rsidR="00AC1A2B" w:rsidRPr="000B7C69" w:rsidRDefault="00AC1A2B" w:rsidP="00F041C8">
            <w:pPr>
              <w:rPr>
                <w:rFonts w:ascii="Times New Roman" w:hAnsi="Times New Roman" w:cs="Times New Roman"/>
              </w:rPr>
            </w:pPr>
          </w:p>
          <w:p w14:paraId="47C4A12C"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In addition to informing our analysis this information will be useful to other researchers.  The conclusions have been written up in a paper submitted to PLoS (O’Hara et al.)</w:t>
            </w:r>
          </w:p>
        </w:tc>
        <w:tc>
          <w:tcPr>
            <w:tcW w:w="3780" w:type="dxa"/>
          </w:tcPr>
          <w:p w14:paraId="5D67F5F1" w14:textId="033ABE7E" w:rsidR="00AC1A2B" w:rsidRPr="000B7C69" w:rsidRDefault="00AC1A2B" w:rsidP="00F041C8">
            <w:pPr>
              <w:rPr>
                <w:rFonts w:ascii="Times New Roman" w:hAnsi="Times New Roman" w:cs="Times New Roman"/>
              </w:rPr>
            </w:pPr>
            <w:r w:rsidRPr="000B7C69">
              <w:rPr>
                <w:rFonts w:ascii="Times New Roman" w:hAnsi="Times New Roman" w:cs="Times New Roman"/>
              </w:rPr>
              <w:t xml:space="preserve">The addition of bird data generally increased scores because there are several bird species that are widespread and </w:t>
            </w:r>
            <w:r w:rsidR="00870819">
              <w:rPr>
                <w:rFonts w:ascii="Times New Roman" w:hAnsi="Times New Roman" w:cs="Times New Roman"/>
              </w:rPr>
              <w:t>at low extinction risk</w:t>
            </w:r>
          </w:p>
          <w:p w14:paraId="7852FA09" w14:textId="77777777" w:rsidR="00AC1A2B" w:rsidRPr="000B7C69" w:rsidRDefault="00AC1A2B" w:rsidP="00F041C8">
            <w:pPr>
              <w:rPr>
                <w:rFonts w:ascii="Times New Roman" w:hAnsi="Times New Roman" w:cs="Times New Roman"/>
              </w:rPr>
            </w:pPr>
          </w:p>
          <w:p w14:paraId="224F2328" w14:textId="77777777" w:rsidR="00AC1A2B" w:rsidRPr="000B7C69" w:rsidRDefault="00AC1A2B" w:rsidP="00F041C8">
            <w:pPr>
              <w:rPr>
                <w:rFonts w:ascii="Times New Roman" w:hAnsi="Times New Roman" w:cs="Times New Roman"/>
              </w:rPr>
            </w:pPr>
          </w:p>
        </w:tc>
      </w:tr>
      <w:tr w:rsidR="00AC1A2B" w:rsidRPr="000B7C69" w14:paraId="6E25BE46" w14:textId="77777777" w:rsidTr="00F041C8">
        <w:tc>
          <w:tcPr>
            <w:tcW w:w="1705" w:type="dxa"/>
          </w:tcPr>
          <w:p w14:paraId="34D51A04" w14:textId="06FBF14B" w:rsidR="00AC1A2B" w:rsidRPr="000B7C69" w:rsidRDefault="00AC1A2B" w:rsidP="00F041C8">
            <w:pPr>
              <w:rPr>
                <w:rFonts w:ascii="Times New Roman" w:hAnsi="Times New Roman" w:cs="Times New Roman"/>
              </w:rPr>
            </w:pPr>
            <w:r w:rsidRPr="000B7C69">
              <w:rPr>
                <w:rFonts w:ascii="Times New Roman" w:hAnsi="Times New Roman" w:cs="Times New Roman"/>
              </w:rPr>
              <w:t>Biodiversity: Habitats</w:t>
            </w:r>
          </w:p>
          <w:p w14:paraId="6E53D674" w14:textId="0F8BF328" w:rsidR="00AC1A2B" w:rsidRPr="000B7C69" w:rsidRDefault="00AC1A2B" w:rsidP="00F041C8">
            <w:pPr>
              <w:rPr>
                <w:rFonts w:ascii="Times New Roman" w:hAnsi="Times New Roman" w:cs="Times New Roman"/>
              </w:rPr>
            </w:pPr>
          </w:p>
        </w:tc>
        <w:tc>
          <w:tcPr>
            <w:tcW w:w="3240" w:type="dxa"/>
          </w:tcPr>
          <w:p w14:paraId="21571987" w14:textId="0F8CEE10" w:rsidR="00AC1A2B" w:rsidRPr="000B7C69" w:rsidRDefault="00AC1A2B" w:rsidP="00F041C8">
            <w:pPr>
              <w:rPr>
                <w:rFonts w:ascii="Times New Roman" w:hAnsi="Times New Roman" w:cs="Times New Roman"/>
              </w:rPr>
            </w:pPr>
            <w:r w:rsidRPr="000B7C69">
              <w:rPr>
                <w:rFonts w:ascii="Times New Roman" w:hAnsi="Times New Roman" w:cs="Times New Roman"/>
                <w:i/>
              </w:rPr>
              <w:t>Sea ice edge</w:t>
            </w:r>
            <w:r w:rsidR="000B49A9">
              <w:rPr>
                <w:rFonts w:ascii="Times New Roman" w:hAnsi="Times New Roman" w:cs="Times New Roman"/>
              </w:rPr>
              <w:t>: A</w:t>
            </w:r>
            <w:r w:rsidRPr="000B7C69">
              <w:rPr>
                <w:rFonts w:ascii="Times New Roman" w:hAnsi="Times New Roman" w:cs="Times New Roman"/>
              </w:rPr>
              <w:t>dditional year</w:t>
            </w:r>
            <w:r w:rsidR="00520840">
              <w:rPr>
                <w:rFonts w:ascii="Times New Roman" w:hAnsi="Times New Roman" w:cs="Times New Roman"/>
              </w:rPr>
              <w:t>s</w:t>
            </w:r>
            <w:r w:rsidRPr="000B7C69">
              <w:rPr>
                <w:rFonts w:ascii="Times New Roman" w:hAnsi="Times New Roman" w:cs="Times New Roman"/>
              </w:rPr>
              <w:t xml:space="preserve"> of data (trend and condition updated)</w:t>
            </w:r>
          </w:p>
          <w:p w14:paraId="257B0D69" w14:textId="77777777" w:rsidR="00AC1A2B" w:rsidRPr="000B7C69" w:rsidRDefault="00AC1A2B" w:rsidP="00F041C8">
            <w:pPr>
              <w:rPr>
                <w:rFonts w:ascii="Times New Roman" w:hAnsi="Times New Roman" w:cs="Times New Roman"/>
              </w:rPr>
            </w:pPr>
          </w:p>
          <w:p w14:paraId="7CBE45EA" w14:textId="119B58B0" w:rsidR="00AC1A2B" w:rsidRPr="000B7C69" w:rsidRDefault="00AC1A2B" w:rsidP="00F041C8">
            <w:pPr>
              <w:rPr>
                <w:rFonts w:ascii="Times New Roman" w:hAnsi="Times New Roman" w:cs="Times New Roman"/>
              </w:rPr>
            </w:pPr>
            <w:r w:rsidRPr="000B7C69">
              <w:rPr>
                <w:rFonts w:ascii="Times New Roman" w:hAnsi="Times New Roman" w:cs="Times New Roman"/>
                <w:i/>
              </w:rPr>
              <w:t>Mangrove</w:t>
            </w:r>
            <w:r w:rsidR="000B49A9">
              <w:rPr>
                <w:rFonts w:ascii="Times New Roman" w:hAnsi="Times New Roman" w:cs="Times New Roman"/>
              </w:rPr>
              <w:t>: None</w:t>
            </w:r>
          </w:p>
          <w:p w14:paraId="2A8D1ADE" w14:textId="77777777" w:rsidR="00AC1A2B" w:rsidRPr="000B7C69" w:rsidRDefault="00AC1A2B" w:rsidP="00F041C8">
            <w:pPr>
              <w:rPr>
                <w:rFonts w:ascii="Times New Roman" w:hAnsi="Times New Roman" w:cs="Times New Roman"/>
              </w:rPr>
            </w:pPr>
          </w:p>
          <w:p w14:paraId="024C900B" w14:textId="02E9641C" w:rsidR="00AC1A2B" w:rsidRPr="000B7C69" w:rsidRDefault="00AC1A2B" w:rsidP="00F041C8">
            <w:pPr>
              <w:rPr>
                <w:rFonts w:ascii="Times New Roman" w:hAnsi="Times New Roman" w:cs="Times New Roman"/>
              </w:rPr>
            </w:pPr>
            <w:r w:rsidRPr="000B7C69">
              <w:rPr>
                <w:rFonts w:ascii="Times New Roman" w:hAnsi="Times New Roman" w:cs="Times New Roman"/>
                <w:i/>
              </w:rPr>
              <w:t>Saltmarsh</w:t>
            </w:r>
            <w:r w:rsidR="000B49A9">
              <w:rPr>
                <w:rFonts w:ascii="Times New Roman" w:hAnsi="Times New Roman" w:cs="Times New Roman"/>
              </w:rPr>
              <w:t>: None</w:t>
            </w:r>
          </w:p>
          <w:p w14:paraId="4E3E9DDB" w14:textId="77777777" w:rsidR="00AC1A2B" w:rsidRPr="000B7C69" w:rsidRDefault="00AC1A2B" w:rsidP="00F041C8">
            <w:pPr>
              <w:rPr>
                <w:rFonts w:ascii="Times New Roman" w:hAnsi="Times New Roman" w:cs="Times New Roman"/>
              </w:rPr>
            </w:pPr>
          </w:p>
          <w:p w14:paraId="533ACCAD" w14:textId="0EDE5117" w:rsidR="00AC1A2B" w:rsidRPr="000B7C69" w:rsidRDefault="00AC1A2B" w:rsidP="00F041C8">
            <w:pPr>
              <w:rPr>
                <w:rFonts w:ascii="Times New Roman" w:hAnsi="Times New Roman" w:cs="Times New Roman"/>
              </w:rPr>
            </w:pPr>
            <w:r w:rsidRPr="000B7C69">
              <w:rPr>
                <w:rFonts w:ascii="Times New Roman" w:hAnsi="Times New Roman" w:cs="Times New Roman"/>
                <w:i/>
              </w:rPr>
              <w:t>Seagrass</w:t>
            </w:r>
            <w:r w:rsidR="000B49A9">
              <w:rPr>
                <w:rFonts w:ascii="Times New Roman" w:hAnsi="Times New Roman" w:cs="Times New Roman"/>
              </w:rPr>
              <w:t>: None</w:t>
            </w:r>
          </w:p>
          <w:p w14:paraId="11CAEBD5" w14:textId="77777777" w:rsidR="00AC1A2B" w:rsidRPr="000B7C69" w:rsidRDefault="00AC1A2B" w:rsidP="00F041C8">
            <w:pPr>
              <w:rPr>
                <w:rFonts w:ascii="Times New Roman" w:hAnsi="Times New Roman" w:cs="Times New Roman"/>
              </w:rPr>
            </w:pPr>
          </w:p>
          <w:p w14:paraId="30C5FBD5" w14:textId="6858AC50" w:rsidR="00AC1A2B" w:rsidRPr="000B7C69" w:rsidRDefault="00AC1A2B" w:rsidP="00F041C8">
            <w:pPr>
              <w:rPr>
                <w:rFonts w:ascii="Times New Roman" w:hAnsi="Times New Roman" w:cs="Times New Roman"/>
              </w:rPr>
            </w:pPr>
            <w:r w:rsidRPr="000B7C69">
              <w:rPr>
                <w:rFonts w:ascii="Times New Roman" w:hAnsi="Times New Roman" w:cs="Times New Roman"/>
                <w:i/>
              </w:rPr>
              <w:t>Coral</w:t>
            </w:r>
            <w:r w:rsidR="000B49A9">
              <w:rPr>
                <w:rFonts w:ascii="Times New Roman" w:hAnsi="Times New Roman" w:cs="Times New Roman"/>
              </w:rPr>
              <w:t>: None</w:t>
            </w:r>
          </w:p>
          <w:p w14:paraId="365AEFB9" w14:textId="77777777" w:rsidR="00AC1A2B" w:rsidRPr="000B7C69" w:rsidRDefault="00AC1A2B" w:rsidP="00F041C8">
            <w:pPr>
              <w:rPr>
                <w:rFonts w:ascii="Times New Roman" w:hAnsi="Times New Roman" w:cs="Times New Roman"/>
              </w:rPr>
            </w:pPr>
          </w:p>
          <w:p w14:paraId="59AB61C6" w14:textId="43254D00" w:rsidR="00AC1A2B" w:rsidRPr="000B7C69" w:rsidRDefault="00AC1A2B" w:rsidP="00F041C8">
            <w:pPr>
              <w:rPr>
                <w:rFonts w:ascii="Times New Roman" w:hAnsi="Times New Roman" w:cs="Times New Roman"/>
              </w:rPr>
            </w:pPr>
            <w:r w:rsidRPr="000B7C69">
              <w:rPr>
                <w:rFonts w:ascii="Times New Roman" w:hAnsi="Times New Roman" w:cs="Times New Roman"/>
                <w:i/>
              </w:rPr>
              <w:lastRenderedPageBreak/>
              <w:t>Softbottom</w:t>
            </w:r>
            <w:r w:rsidR="000B49A9">
              <w:rPr>
                <w:rFonts w:ascii="Times New Roman" w:hAnsi="Times New Roman" w:cs="Times New Roman"/>
              </w:rPr>
              <w:t>: N</w:t>
            </w:r>
            <w:r w:rsidRPr="000B7C69">
              <w:rPr>
                <w:rFonts w:ascii="Times New Roman" w:hAnsi="Times New Roman" w:cs="Times New Roman"/>
              </w:rPr>
              <w:t>ew SAUP fisheries data (trend and condition updated)</w:t>
            </w:r>
          </w:p>
        </w:tc>
        <w:tc>
          <w:tcPr>
            <w:tcW w:w="3960" w:type="dxa"/>
          </w:tcPr>
          <w:p w14:paraId="1ED2D368"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lastRenderedPageBreak/>
              <w:t>None</w:t>
            </w:r>
          </w:p>
        </w:tc>
        <w:tc>
          <w:tcPr>
            <w:tcW w:w="3780" w:type="dxa"/>
          </w:tcPr>
          <w:p w14:paraId="1904F488"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The National Snow &amp; Ice Data Center updated their data, but this did not affect our scores in any significant way.</w:t>
            </w:r>
          </w:p>
        </w:tc>
      </w:tr>
      <w:tr w:rsidR="00AC1A2B" w:rsidRPr="000B7C69" w14:paraId="404D4985" w14:textId="77777777" w:rsidTr="00F041C8">
        <w:tc>
          <w:tcPr>
            <w:tcW w:w="1705" w:type="dxa"/>
          </w:tcPr>
          <w:p w14:paraId="39017E76" w14:textId="0A6480B9" w:rsidR="00AC1A2B" w:rsidRPr="000B7C69" w:rsidRDefault="00AC1A2B" w:rsidP="00F041C8">
            <w:pPr>
              <w:rPr>
                <w:rFonts w:ascii="Times New Roman" w:hAnsi="Times New Roman" w:cs="Times New Roman"/>
              </w:rPr>
            </w:pPr>
            <w:r w:rsidRPr="000B7C69">
              <w:rPr>
                <w:rFonts w:ascii="Times New Roman" w:hAnsi="Times New Roman" w:cs="Times New Roman"/>
              </w:rPr>
              <w:t>Food Provision: Fisheries</w:t>
            </w:r>
          </w:p>
          <w:p w14:paraId="5D16F69D" w14:textId="4CAAEEB5" w:rsidR="00AC1A2B" w:rsidRPr="000B7C69" w:rsidRDefault="00AC1A2B" w:rsidP="00F041C8">
            <w:pPr>
              <w:rPr>
                <w:rFonts w:ascii="Times New Roman" w:hAnsi="Times New Roman" w:cs="Times New Roman"/>
              </w:rPr>
            </w:pPr>
          </w:p>
        </w:tc>
        <w:tc>
          <w:tcPr>
            <w:tcW w:w="3240" w:type="dxa"/>
          </w:tcPr>
          <w:p w14:paraId="54FFBFC6" w14:textId="6D724EBA" w:rsidR="00AC1A2B" w:rsidRPr="000B7C69" w:rsidRDefault="00AC1A2B" w:rsidP="00F041C8">
            <w:pPr>
              <w:rPr>
                <w:rFonts w:ascii="Times New Roman" w:hAnsi="Times New Roman" w:cs="Times New Roman"/>
              </w:rPr>
            </w:pPr>
            <w:r w:rsidRPr="000B7C69">
              <w:rPr>
                <w:rFonts w:ascii="Times New Roman" w:hAnsi="Times New Roman" w:cs="Times New Roman"/>
                <w:i/>
              </w:rPr>
              <w:t>Catch</w:t>
            </w:r>
            <w:r w:rsidRPr="000B7C69">
              <w:rPr>
                <w:rFonts w:ascii="Times New Roman" w:hAnsi="Times New Roman" w:cs="Times New Roman"/>
              </w:rPr>
              <w:t xml:space="preserve">: Improved Sea Around Us data (now provided as rasters at a 0.5 degree grid level and in categories such as commercial, subsistence, etc.); unfortunately, no additional years of data (2010 most recent year). </w:t>
            </w:r>
          </w:p>
          <w:p w14:paraId="726CE77E" w14:textId="77777777" w:rsidR="00AC1A2B" w:rsidRPr="000B7C69" w:rsidRDefault="00AC1A2B" w:rsidP="00F041C8">
            <w:pPr>
              <w:rPr>
                <w:rFonts w:ascii="Times New Roman" w:hAnsi="Times New Roman" w:cs="Times New Roman"/>
              </w:rPr>
            </w:pPr>
          </w:p>
          <w:p w14:paraId="56F9C170" w14:textId="32CDCA67" w:rsidR="00AC1A2B" w:rsidRPr="000B7C69" w:rsidRDefault="00AC1A2B" w:rsidP="000B49A9">
            <w:pPr>
              <w:rPr>
                <w:rFonts w:ascii="Times New Roman" w:hAnsi="Times New Roman" w:cs="Times New Roman"/>
              </w:rPr>
            </w:pPr>
            <w:r w:rsidRPr="000B7C69">
              <w:rPr>
                <w:rFonts w:ascii="Times New Roman" w:hAnsi="Times New Roman" w:cs="Times New Roman"/>
                <w:i/>
              </w:rPr>
              <w:t>B/B</w:t>
            </w:r>
            <w:r w:rsidR="000B49A9" w:rsidRPr="000B49A9">
              <w:rPr>
                <w:rFonts w:ascii="Times New Roman" w:hAnsi="Times New Roman" w:cs="Times New Roman"/>
                <w:i/>
                <w:vertAlign w:val="subscript"/>
              </w:rPr>
              <w:t>MSY</w:t>
            </w:r>
            <w:r w:rsidRPr="000B7C69">
              <w:rPr>
                <w:rFonts w:ascii="Times New Roman" w:hAnsi="Times New Roman" w:cs="Times New Roman"/>
              </w:rPr>
              <w:t>: Now RAM B/B</w:t>
            </w:r>
            <w:r w:rsidR="000B49A9" w:rsidRPr="000B49A9">
              <w:rPr>
                <w:rFonts w:ascii="Times New Roman" w:hAnsi="Times New Roman" w:cs="Times New Roman"/>
                <w:vertAlign w:val="subscript"/>
              </w:rPr>
              <w:t>MSY</w:t>
            </w:r>
            <w:r w:rsidRPr="000B7C69">
              <w:rPr>
                <w:rFonts w:ascii="Times New Roman" w:hAnsi="Times New Roman" w:cs="Times New Roman"/>
              </w:rPr>
              <w:t xml:space="preserve"> data used when possible (these data are based on formal stock assessments); updated values with new catch data using the data-limited </w:t>
            </w:r>
            <w:r w:rsidR="002968A1">
              <w:rPr>
                <w:rFonts w:ascii="Times New Roman" w:hAnsi="Times New Roman" w:cs="Times New Roman"/>
              </w:rPr>
              <w:t>catch-</w:t>
            </w:r>
            <w:r w:rsidRPr="000B7C69">
              <w:rPr>
                <w:rFonts w:ascii="Times New Roman" w:hAnsi="Times New Roman" w:cs="Times New Roman"/>
              </w:rPr>
              <w:t xml:space="preserve">MSY method </w:t>
            </w:r>
          </w:p>
        </w:tc>
        <w:tc>
          <w:tcPr>
            <w:tcW w:w="3960" w:type="dxa"/>
          </w:tcPr>
          <w:p w14:paraId="467EB87C" w14:textId="1D06B634" w:rsidR="00AC1A2B" w:rsidRPr="000B7C69" w:rsidRDefault="00AC1A2B" w:rsidP="00F041C8">
            <w:pPr>
              <w:rPr>
                <w:rFonts w:ascii="Times New Roman" w:hAnsi="Times New Roman" w:cs="Times New Roman"/>
              </w:rPr>
            </w:pPr>
            <w:r w:rsidRPr="000B7C69">
              <w:rPr>
                <w:rFonts w:ascii="Times New Roman" w:hAnsi="Times New Roman" w:cs="Times New Roman"/>
              </w:rPr>
              <w:t>Simplified method of calculating B/B</w:t>
            </w:r>
            <w:r w:rsidR="000B49A9" w:rsidRPr="000B49A9">
              <w:rPr>
                <w:rFonts w:ascii="Times New Roman" w:hAnsi="Times New Roman" w:cs="Times New Roman"/>
                <w:vertAlign w:val="subscript"/>
              </w:rPr>
              <w:t>MSY</w:t>
            </w:r>
            <w:r w:rsidRPr="000B7C69">
              <w:rPr>
                <w:rFonts w:ascii="Times New Roman" w:hAnsi="Times New Roman" w:cs="Times New Roman"/>
              </w:rPr>
              <w:t xml:space="preserve">.  Previously, model priors depended on the region’s fisheries resilience score (based on </w:t>
            </w:r>
            <w:r w:rsidR="00EA0056">
              <w:rPr>
                <w:rFonts w:ascii="Times New Roman" w:hAnsi="Times New Roman" w:cs="Times New Roman"/>
              </w:rPr>
              <w:t xml:space="preserve">data from </w:t>
            </w:r>
            <w:r w:rsidRPr="000B7C69">
              <w:rPr>
                <w:rFonts w:ascii="Times New Roman" w:hAnsi="Times New Roman" w:cs="Times New Roman"/>
              </w:rPr>
              <w:t xml:space="preserve">Mora </w:t>
            </w:r>
            <w:r w:rsidR="00EA0056">
              <w:rPr>
                <w:rFonts w:ascii="Times New Roman" w:hAnsi="Times New Roman" w:cs="Times New Roman"/>
              </w:rPr>
              <w:t>et al. 2009</w:t>
            </w:r>
            <w:r w:rsidRPr="000B7C69">
              <w:rPr>
                <w:rFonts w:ascii="Times New Roman" w:hAnsi="Times New Roman" w:cs="Times New Roman"/>
              </w:rPr>
              <w:t xml:space="preserve">).  However, our analyses suggest this does not improve results.  </w:t>
            </w:r>
          </w:p>
          <w:p w14:paraId="06783BE0" w14:textId="77777777" w:rsidR="00AC1A2B" w:rsidRPr="000B7C69" w:rsidRDefault="00AC1A2B" w:rsidP="00F041C8">
            <w:pPr>
              <w:rPr>
                <w:rFonts w:ascii="Times New Roman" w:hAnsi="Times New Roman" w:cs="Times New Roman"/>
              </w:rPr>
            </w:pPr>
          </w:p>
          <w:p w14:paraId="4D9DB726"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Modified the taxonomic penalty for catch not identified to species because these penalties were magnified due to the use of the geometric mean to estimate average stock condition.</w:t>
            </w:r>
          </w:p>
          <w:p w14:paraId="3687FE2D" w14:textId="77777777" w:rsidR="00AC1A2B" w:rsidRPr="000B7C69" w:rsidRDefault="00AC1A2B" w:rsidP="00F041C8">
            <w:pPr>
              <w:rPr>
                <w:rFonts w:ascii="Times New Roman" w:hAnsi="Times New Roman" w:cs="Times New Roman"/>
              </w:rPr>
            </w:pPr>
          </w:p>
          <w:p w14:paraId="1A2EE83B" w14:textId="1761EEE3" w:rsidR="00AC1A2B" w:rsidRPr="000B7C69" w:rsidRDefault="00AC1A2B" w:rsidP="00F041C8">
            <w:pPr>
              <w:rPr>
                <w:rFonts w:ascii="Times New Roman" w:hAnsi="Times New Roman" w:cs="Times New Roman"/>
              </w:rPr>
            </w:pPr>
            <w:r w:rsidRPr="000B7C69">
              <w:rPr>
                <w:rFonts w:ascii="Times New Roman" w:hAnsi="Times New Roman" w:cs="Times New Roman"/>
              </w:rPr>
              <w:t xml:space="preserve">We explored several models (including ensemble approaches) besides the </w:t>
            </w:r>
            <w:r w:rsidR="002968A1">
              <w:rPr>
                <w:rFonts w:ascii="Times New Roman" w:hAnsi="Times New Roman" w:cs="Times New Roman"/>
              </w:rPr>
              <w:t>catch-</w:t>
            </w:r>
            <w:r w:rsidRPr="000B7C69">
              <w:rPr>
                <w:rFonts w:ascii="Times New Roman" w:hAnsi="Times New Roman" w:cs="Times New Roman"/>
              </w:rPr>
              <w:t>MSY to generate B/B</w:t>
            </w:r>
            <w:r w:rsidR="000B49A9" w:rsidRPr="000B49A9">
              <w:rPr>
                <w:rFonts w:ascii="Times New Roman" w:hAnsi="Times New Roman" w:cs="Times New Roman"/>
                <w:vertAlign w:val="subscript"/>
              </w:rPr>
              <w:t>MSY</w:t>
            </w:r>
            <w:r w:rsidRPr="000B7C69">
              <w:rPr>
                <w:rFonts w:ascii="Times New Roman" w:hAnsi="Times New Roman" w:cs="Times New Roman"/>
              </w:rPr>
              <w:t xml:space="preserve"> values, but </w:t>
            </w:r>
            <w:r w:rsidR="000B49A9">
              <w:rPr>
                <w:rFonts w:ascii="Times New Roman" w:hAnsi="Times New Roman" w:cs="Times New Roman"/>
              </w:rPr>
              <w:t>preliminary analyses did not indicate these methods were</w:t>
            </w:r>
            <w:r w:rsidR="000B49A9" w:rsidRPr="000B7C69">
              <w:rPr>
                <w:rFonts w:ascii="Times New Roman" w:hAnsi="Times New Roman" w:cs="Times New Roman"/>
              </w:rPr>
              <w:t xml:space="preserve"> </w:t>
            </w:r>
            <w:r w:rsidRPr="000B7C69">
              <w:rPr>
                <w:rFonts w:ascii="Times New Roman" w:hAnsi="Times New Roman" w:cs="Times New Roman"/>
              </w:rPr>
              <w:t xml:space="preserve">better than the </w:t>
            </w:r>
            <w:r w:rsidR="002968A1">
              <w:rPr>
                <w:rFonts w:ascii="Times New Roman" w:hAnsi="Times New Roman" w:cs="Times New Roman"/>
              </w:rPr>
              <w:t>catch-</w:t>
            </w:r>
            <w:r w:rsidRPr="000B7C69">
              <w:rPr>
                <w:rFonts w:ascii="Times New Roman" w:hAnsi="Times New Roman" w:cs="Times New Roman"/>
              </w:rPr>
              <w:t>MSY approach</w:t>
            </w:r>
          </w:p>
        </w:tc>
        <w:tc>
          <w:tcPr>
            <w:tcW w:w="3780" w:type="dxa"/>
          </w:tcPr>
          <w:p w14:paraId="148FD7C8" w14:textId="2B1570D1" w:rsidR="00AC1A2B" w:rsidRPr="000B7C69" w:rsidRDefault="00EA0056" w:rsidP="00F041C8">
            <w:pPr>
              <w:rPr>
                <w:rFonts w:ascii="Times New Roman" w:hAnsi="Times New Roman" w:cs="Times New Roman"/>
              </w:rPr>
            </w:pPr>
            <w:r>
              <w:rPr>
                <w:rFonts w:ascii="Times New Roman" w:hAnsi="Times New Roman" w:cs="Times New Roman"/>
              </w:rPr>
              <w:t xml:space="preserve">2016 </w:t>
            </w:r>
            <w:r w:rsidR="00AC1A2B" w:rsidRPr="000B7C69">
              <w:rPr>
                <w:rFonts w:ascii="Times New Roman" w:hAnsi="Times New Roman" w:cs="Times New Roman"/>
              </w:rPr>
              <w:t xml:space="preserve">scores were very different than </w:t>
            </w:r>
            <w:r>
              <w:rPr>
                <w:rFonts w:ascii="Times New Roman" w:hAnsi="Times New Roman" w:cs="Times New Roman"/>
              </w:rPr>
              <w:t>2015</w:t>
            </w:r>
            <w:r w:rsidR="00AC1A2B" w:rsidRPr="000B7C69">
              <w:rPr>
                <w:rFonts w:ascii="Times New Roman" w:hAnsi="Times New Roman" w:cs="Times New Roman"/>
              </w:rPr>
              <w:t xml:space="preserve"> scores.  This was due primarily to differences in</w:t>
            </w:r>
            <w:r w:rsidR="000B49A9">
              <w:rPr>
                <w:rFonts w:ascii="Times New Roman" w:hAnsi="Times New Roman" w:cs="Times New Roman"/>
              </w:rPr>
              <w:t xml:space="preserve"> the SAU</w:t>
            </w:r>
            <w:r w:rsidR="00AC1A2B" w:rsidRPr="000B7C69">
              <w:rPr>
                <w:rFonts w:ascii="Times New Roman" w:hAnsi="Times New Roman" w:cs="Times New Roman"/>
              </w:rPr>
              <w:t xml:space="preserve"> catch data. One of the main differences is that, in some places, more catch is now identified as “marine fishes not identified”.  When catch is not identified to the species level, it is penalized in the fisheries model because this is considered an indicator of poor management. </w:t>
            </w:r>
            <w:r>
              <w:rPr>
                <w:rFonts w:ascii="Times New Roman" w:hAnsi="Times New Roman" w:cs="Times New Roman"/>
              </w:rPr>
              <w:t>T</w:t>
            </w:r>
            <w:r w:rsidR="00AC1A2B" w:rsidRPr="000B7C69">
              <w:rPr>
                <w:rFonts w:ascii="Times New Roman" w:hAnsi="Times New Roman" w:cs="Times New Roman"/>
              </w:rPr>
              <w:t>his tended to decrease scores.</w:t>
            </w:r>
          </w:p>
          <w:p w14:paraId="6D55DDE8" w14:textId="77777777" w:rsidR="00AC1A2B" w:rsidRPr="000B7C69" w:rsidRDefault="00AC1A2B" w:rsidP="00F041C8">
            <w:pPr>
              <w:rPr>
                <w:rFonts w:ascii="Times New Roman" w:hAnsi="Times New Roman" w:cs="Times New Roman"/>
              </w:rPr>
            </w:pPr>
          </w:p>
          <w:p w14:paraId="122F0DB6"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Other variables affecting scores:</w:t>
            </w:r>
          </w:p>
          <w:p w14:paraId="322DBF55" w14:textId="77777777" w:rsidR="00AC1A2B" w:rsidRPr="000B7C69" w:rsidRDefault="00AC1A2B" w:rsidP="00AC1A2B">
            <w:pPr>
              <w:pStyle w:val="ListParagraph"/>
              <w:numPr>
                <w:ilvl w:val="0"/>
                <w:numId w:val="6"/>
              </w:numPr>
              <w:rPr>
                <w:rFonts w:ascii="Times New Roman" w:hAnsi="Times New Roman" w:cs="Times New Roman"/>
              </w:rPr>
            </w:pPr>
            <w:r w:rsidRPr="000B7C69">
              <w:rPr>
                <w:rFonts w:ascii="Times New Roman" w:hAnsi="Times New Roman" w:cs="Times New Roman"/>
              </w:rPr>
              <w:t>Changes to the taxonomic penalty in the model (increased scores)</w:t>
            </w:r>
          </w:p>
          <w:p w14:paraId="2011ECE8" w14:textId="05A9EAE7" w:rsidR="00AC1A2B" w:rsidRPr="000B7C69" w:rsidRDefault="00AC1A2B" w:rsidP="00AC1A2B">
            <w:pPr>
              <w:pStyle w:val="ListParagraph"/>
              <w:numPr>
                <w:ilvl w:val="0"/>
                <w:numId w:val="6"/>
              </w:numPr>
              <w:rPr>
                <w:rFonts w:ascii="Times New Roman" w:hAnsi="Times New Roman" w:cs="Times New Roman"/>
              </w:rPr>
            </w:pPr>
            <w:r w:rsidRPr="000B7C69">
              <w:rPr>
                <w:rFonts w:ascii="Times New Roman" w:hAnsi="Times New Roman" w:cs="Times New Roman"/>
              </w:rPr>
              <w:t>Addition of RAM data for B/B</w:t>
            </w:r>
            <w:r w:rsidR="000B49A9" w:rsidRPr="000B49A9">
              <w:rPr>
                <w:rFonts w:ascii="Times New Roman" w:hAnsi="Times New Roman" w:cs="Times New Roman"/>
                <w:vertAlign w:val="subscript"/>
              </w:rPr>
              <w:t>MSY</w:t>
            </w:r>
            <w:r w:rsidRPr="000B7C69">
              <w:rPr>
                <w:rFonts w:ascii="Times New Roman" w:hAnsi="Times New Roman" w:cs="Times New Roman"/>
              </w:rPr>
              <w:t xml:space="preserve"> scores</w:t>
            </w:r>
          </w:p>
          <w:p w14:paraId="6ABA4FA1" w14:textId="1EFEBA9F" w:rsidR="00AC1A2B" w:rsidRPr="000B7C69" w:rsidRDefault="000B49A9" w:rsidP="00AC1A2B">
            <w:pPr>
              <w:pStyle w:val="ListParagraph"/>
              <w:numPr>
                <w:ilvl w:val="0"/>
                <w:numId w:val="6"/>
              </w:numPr>
              <w:rPr>
                <w:rFonts w:ascii="Times New Roman" w:hAnsi="Times New Roman" w:cs="Times New Roman"/>
              </w:rPr>
            </w:pPr>
            <w:r>
              <w:rPr>
                <w:rFonts w:ascii="Times New Roman" w:hAnsi="Times New Roman" w:cs="Times New Roman"/>
              </w:rPr>
              <w:t>Changes to catch-MSY</w:t>
            </w:r>
            <w:r w:rsidR="00AC1A2B" w:rsidRPr="000B7C69">
              <w:rPr>
                <w:rFonts w:ascii="Times New Roman" w:hAnsi="Times New Roman" w:cs="Times New Roman"/>
              </w:rPr>
              <w:t xml:space="preserve"> calculations</w:t>
            </w:r>
          </w:p>
          <w:p w14:paraId="088DBB0B" w14:textId="77777777" w:rsidR="00AC1A2B" w:rsidRPr="000B7C69" w:rsidRDefault="00AC1A2B" w:rsidP="00AC1A2B">
            <w:pPr>
              <w:pStyle w:val="ListParagraph"/>
              <w:numPr>
                <w:ilvl w:val="0"/>
                <w:numId w:val="6"/>
              </w:numPr>
              <w:rPr>
                <w:rFonts w:ascii="Times New Roman" w:hAnsi="Times New Roman" w:cs="Times New Roman"/>
              </w:rPr>
            </w:pPr>
            <w:r w:rsidRPr="000B7C69">
              <w:rPr>
                <w:rFonts w:ascii="Times New Roman" w:hAnsi="Times New Roman" w:cs="Times New Roman"/>
              </w:rPr>
              <w:t xml:space="preserve">Better resolution data </w:t>
            </w:r>
          </w:p>
        </w:tc>
      </w:tr>
      <w:tr w:rsidR="00AC1A2B" w:rsidRPr="000B7C69" w14:paraId="0ED76A7A" w14:textId="77777777" w:rsidTr="00F041C8">
        <w:tc>
          <w:tcPr>
            <w:tcW w:w="1705" w:type="dxa"/>
          </w:tcPr>
          <w:p w14:paraId="58249359" w14:textId="5BC3C053" w:rsidR="00AC1A2B" w:rsidRPr="000B7C69" w:rsidRDefault="00AC1A2B" w:rsidP="00AC1A2B">
            <w:pPr>
              <w:rPr>
                <w:rFonts w:ascii="Times New Roman" w:hAnsi="Times New Roman" w:cs="Times New Roman"/>
              </w:rPr>
            </w:pPr>
            <w:r w:rsidRPr="000B7C69">
              <w:rPr>
                <w:rFonts w:ascii="Times New Roman" w:hAnsi="Times New Roman" w:cs="Times New Roman"/>
              </w:rPr>
              <w:t xml:space="preserve">Food Provision: Mariculture </w:t>
            </w:r>
          </w:p>
        </w:tc>
        <w:tc>
          <w:tcPr>
            <w:tcW w:w="3240" w:type="dxa"/>
          </w:tcPr>
          <w:p w14:paraId="0E3590E1" w14:textId="62D627F3" w:rsidR="00AC1A2B" w:rsidRPr="000B7C69" w:rsidRDefault="00AC1A2B" w:rsidP="00F041C8">
            <w:pPr>
              <w:rPr>
                <w:rFonts w:ascii="Times New Roman" w:hAnsi="Times New Roman" w:cs="Times New Roman"/>
              </w:rPr>
            </w:pPr>
            <w:r w:rsidRPr="000B7C69">
              <w:rPr>
                <w:rFonts w:ascii="Times New Roman" w:hAnsi="Times New Roman" w:cs="Times New Roman"/>
                <w:i/>
              </w:rPr>
              <w:t>Production</w:t>
            </w:r>
            <w:r w:rsidR="000B49A9">
              <w:rPr>
                <w:rFonts w:ascii="Times New Roman" w:hAnsi="Times New Roman" w:cs="Times New Roman"/>
              </w:rPr>
              <w:t>: A</w:t>
            </w:r>
            <w:r w:rsidRPr="000B7C69">
              <w:rPr>
                <w:rFonts w:ascii="Times New Roman" w:hAnsi="Times New Roman" w:cs="Times New Roman"/>
              </w:rPr>
              <w:t>dditional year</w:t>
            </w:r>
            <w:r w:rsidR="00520840">
              <w:rPr>
                <w:rFonts w:ascii="Times New Roman" w:hAnsi="Times New Roman" w:cs="Times New Roman"/>
              </w:rPr>
              <w:t>s</w:t>
            </w:r>
            <w:r w:rsidRPr="000B7C69">
              <w:rPr>
                <w:rFonts w:ascii="Times New Roman" w:hAnsi="Times New Roman" w:cs="Times New Roman"/>
              </w:rPr>
              <w:t xml:space="preserve"> of FAO data</w:t>
            </w:r>
          </w:p>
          <w:p w14:paraId="3803CF85" w14:textId="77777777" w:rsidR="00AC1A2B" w:rsidRPr="000B7C69" w:rsidRDefault="00AC1A2B" w:rsidP="00F041C8">
            <w:pPr>
              <w:rPr>
                <w:rFonts w:ascii="Times New Roman" w:hAnsi="Times New Roman" w:cs="Times New Roman"/>
              </w:rPr>
            </w:pPr>
          </w:p>
          <w:p w14:paraId="053CFB9C" w14:textId="3670B20E" w:rsidR="00AC1A2B" w:rsidRPr="000B7C69" w:rsidRDefault="00AC1A2B" w:rsidP="00F041C8">
            <w:pPr>
              <w:rPr>
                <w:rFonts w:ascii="Times New Roman" w:hAnsi="Times New Roman" w:cs="Times New Roman"/>
              </w:rPr>
            </w:pPr>
            <w:r w:rsidRPr="000B7C69">
              <w:rPr>
                <w:rFonts w:ascii="Times New Roman" w:hAnsi="Times New Roman" w:cs="Times New Roman"/>
                <w:i/>
              </w:rPr>
              <w:t>Sustainability</w:t>
            </w:r>
            <w:r w:rsidR="000B49A9">
              <w:rPr>
                <w:rFonts w:ascii="Times New Roman" w:hAnsi="Times New Roman" w:cs="Times New Roman"/>
              </w:rPr>
              <w:t>: None</w:t>
            </w:r>
          </w:p>
          <w:p w14:paraId="0F8D3E6E" w14:textId="77777777" w:rsidR="00AC1A2B" w:rsidRPr="000B7C69" w:rsidRDefault="00AC1A2B" w:rsidP="00F041C8">
            <w:pPr>
              <w:rPr>
                <w:rFonts w:ascii="Times New Roman" w:hAnsi="Times New Roman" w:cs="Times New Roman"/>
              </w:rPr>
            </w:pPr>
          </w:p>
          <w:p w14:paraId="38A0C2A0" w14:textId="1BBADDB2" w:rsidR="00AC1A2B" w:rsidRPr="000B7C69" w:rsidRDefault="00AC1A2B" w:rsidP="00F041C8">
            <w:pPr>
              <w:rPr>
                <w:rFonts w:ascii="Times New Roman" w:hAnsi="Times New Roman" w:cs="Times New Roman"/>
              </w:rPr>
            </w:pPr>
            <w:r w:rsidRPr="000B7C69">
              <w:rPr>
                <w:rFonts w:ascii="Times New Roman" w:hAnsi="Times New Roman" w:cs="Times New Roman"/>
                <w:i/>
              </w:rPr>
              <w:t>Population</w:t>
            </w:r>
            <w:r w:rsidR="000B49A9">
              <w:rPr>
                <w:rFonts w:ascii="Times New Roman" w:hAnsi="Times New Roman" w:cs="Times New Roman"/>
              </w:rPr>
              <w:t>: U</w:t>
            </w:r>
            <w:r w:rsidRPr="000B7C69">
              <w:rPr>
                <w:rFonts w:ascii="Times New Roman" w:hAnsi="Times New Roman" w:cs="Times New Roman"/>
              </w:rPr>
              <w:t>pdated methods (estimates calculated using higher resolution spatial data)</w:t>
            </w:r>
          </w:p>
        </w:tc>
        <w:tc>
          <w:tcPr>
            <w:tcW w:w="3960" w:type="dxa"/>
          </w:tcPr>
          <w:p w14:paraId="0A57449A"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None</w:t>
            </w:r>
          </w:p>
        </w:tc>
        <w:tc>
          <w:tcPr>
            <w:tcW w:w="3780" w:type="dxa"/>
          </w:tcPr>
          <w:p w14:paraId="50EF7E91"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Retroactive changes to FAO data resulted in some differences in scores</w:t>
            </w:r>
          </w:p>
        </w:tc>
      </w:tr>
      <w:tr w:rsidR="00AC1A2B" w:rsidRPr="000B7C69" w14:paraId="373E0009" w14:textId="77777777" w:rsidTr="00F041C8">
        <w:tc>
          <w:tcPr>
            <w:tcW w:w="1705" w:type="dxa"/>
          </w:tcPr>
          <w:p w14:paraId="791C9013" w14:textId="77777777" w:rsidR="00AC1A2B" w:rsidRPr="000B7C69" w:rsidRDefault="00AC1A2B" w:rsidP="00F041C8">
            <w:pPr>
              <w:rPr>
                <w:rFonts w:ascii="Times New Roman" w:hAnsi="Times New Roman" w:cs="Times New Roman"/>
              </w:rPr>
            </w:pPr>
          </w:p>
          <w:p w14:paraId="57D02D39" w14:textId="77777777" w:rsidR="00AC1A2B" w:rsidRPr="000B7C69" w:rsidRDefault="00AC1A2B" w:rsidP="00F041C8">
            <w:pPr>
              <w:rPr>
                <w:rFonts w:ascii="Times New Roman" w:hAnsi="Times New Roman" w:cs="Times New Roman"/>
              </w:rPr>
            </w:pPr>
          </w:p>
        </w:tc>
        <w:tc>
          <w:tcPr>
            <w:tcW w:w="3240" w:type="dxa"/>
          </w:tcPr>
          <w:p w14:paraId="6863DB5E" w14:textId="77777777" w:rsidR="00AC1A2B" w:rsidRPr="000B7C69" w:rsidRDefault="00AC1A2B" w:rsidP="00F041C8">
            <w:pPr>
              <w:rPr>
                <w:rFonts w:ascii="Times New Roman" w:hAnsi="Times New Roman" w:cs="Times New Roman"/>
                <w:i/>
              </w:rPr>
            </w:pPr>
          </w:p>
        </w:tc>
        <w:tc>
          <w:tcPr>
            <w:tcW w:w="3960" w:type="dxa"/>
          </w:tcPr>
          <w:p w14:paraId="59E3820F" w14:textId="77777777" w:rsidR="00AC1A2B" w:rsidRPr="000B7C69" w:rsidRDefault="00AC1A2B" w:rsidP="00F041C8">
            <w:pPr>
              <w:rPr>
                <w:rFonts w:ascii="Times New Roman" w:hAnsi="Times New Roman" w:cs="Times New Roman"/>
              </w:rPr>
            </w:pPr>
          </w:p>
        </w:tc>
        <w:tc>
          <w:tcPr>
            <w:tcW w:w="3780" w:type="dxa"/>
          </w:tcPr>
          <w:p w14:paraId="08015C49" w14:textId="77777777" w:rsidR="00AC1A2B" w:rsidRPr="000B7C69" w:rsidRDefault="00AC1A2B" w:rsidP="00F041C8">
            <w:pPr>
              <w:rPr>
                <w:rFonts w:ascii="Times New Roman" w:hAnsi="Times New Roman" w:cs="Times New Roman"/>
              </w:rPr>
            </w:pPr>
          </w:p>
        </w:tc>
      </w:tr>
      <w:tr w:rsidR="00AC1A2B" w:rsidRPr="000B7C69" w14:paraId="109D98D7" w14:textId="77777777" w:rsidTr="00F041C8">
        <w:tc>
          <w:tcPr>
            <w:tcW w:w="1705" w:type="dxa"/>
          </w:tcPr>
          <w:p w14:paraId="609436DA"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Coastal protection</w:t>
            </w:r>
          </w:p>
        </w:tc>
        <w:tc>
          <w:tcPr>
            <w:tcW w:w="3240" w:type="dxa"/>
          </w:tcPr>
          <w:p w14:paraId="31094461" w14:textId="11E479C5" w:rsidR="00AC1A2B" w:rsidRPr="000B7C69" w:rsidRDefault="00AC1A2B" w:rsidP="00F041C8">
            <w:pPr>
              <w:rPr>
                <w:rFonts w:ascii="Times New Roman" w:hAnsi="Times New Roman" w:cs="Times New Roman"/>
              </w:rPr>
            </w:pPr>
            <w:r w:rsidRPr="000B7C69">
              <w:rPr>
                <w:rFonts w:ascii="Times New Roman" w:hAnsi="Times New Roman" w:cs="Times New Roman"/>
                <w:i/>
              </w:rPr>
              <w:t>Sea ice shoreline</w:t>
            </w:r>
            <w:r w:rsidR="000B49A9">
              <w:rPr>
                <w:rFonts w:ascii="Times New Roman" w:hAnsi="Times New Roman" w:cs="Times New Roman"/>
              </w:rPr>
              <w:t>: A</w:t>
            </w:r>
            <w:r w:rsidRPr="000B7C69">
              <w:rPr>
                <w:rFonts w:ascii="Times New Roman" w:hAnsi="Times New Roman" w:cs="Times New Roman"/>
              </w:rPr>
              <w:t>dditional year</w:t>
            </w:r>
            <w:r w:rsidR="00520840">
              <w:rPr>
                <w:rFonts w:ascii="Times New Roman" w:hAnsi="Times New Roman" w:cs="Times New Roman"/>
              </w:rPr>
              <w:t>s</w:t>
            </w:r>
            <w:r w:rsidRPr="000B7C69">
              <w:rPr>
                <w:rFonts w:ascii="Times New Roman" w:hAnsi="Times New Roman" w:cs="Times New Roman"/>
              </w:rPr>
              <w:t xml:space="preserve"> of data (trend and condition updated)</w:t>
            </w:r>
          </w:p>
          <w:p w14:paraId="4B910864" w14:textId="77777777" w:rsidR="00AC1A2B" w:rsidRPr="000B7C69" w:rsidRDefault="00AC1A2B" w:rsidP="00F041C8">
            <w:pPr>
              <w:rPr>
                <w:rFonts w:ascii="Times New Roman" w:hAnsi="Times New Roman" w:cs="Times New Roman"/>
              </w:rPr>
            </w:pPr>
          </w:p>
          <w:p w14:paraId="15FBC54A" w14:textId="7FD9C6D9" w:rsidR="00AC1A2B" w:rsidRPr="000B7C69" w:rsidRDefault="00AC1A2B" w:rsidP="00F041C8">
            <w:pPr>
              <w:rPr>
                <w:rFonts w:ascii="Times New Roman" w:hAnsi="Times New Roman" w:cs="Times New Roman"/>
              </w:rPr>
            </w:pPr>
            <w:r w:rsidRPr="000B7C69">
              <w:rPr>
                <w:rFonts w:ascii="Times New Roman" w:hAnsi="Times New Roman" w:cs="Times New Roman"/>
                <w:i/>
              </w:rPr>
              <w:t>Mangrove</w:t>
            </w:r>
            <w:r w:rsidR="000B49A9">
              <w:rPr>
                <w:rFonts w:ascii="Times New Roman" w:hAnsi="Times New Roman" w:cs="Times New Roman"/>
              </w:rPr>
              <w:t>: None</w:t>
            </w:r>
          </w:p>
          <w:p w14:paraId="76CC5D01" w14:textId="77777777" w:rsidR="00AC1A2B" w:rsidRPr="000B7C69" w:rsidRDefault="00AC1A2B" w:rsidP="00F041C8">
            <w:pPr>
              <w:rPr>
                <w:rFonts w:ascii="Times New Roman" w:hAnsi="Times New Roman" w:cs="Times New Roman"/>
              </w:rPr>
            </w:pPr>
          </w:p>
          <w:p w14:paraId="1918E740" w14:textId="2A67D150" w:rsidR="00AC1A2B" w:rsidRPr="000B7C69" w:rsidRDefault="00AC1A2B" w:rsidP="00F041C8">
            <w:pPr>
              <w:rPr>
                <w:rFonts w:ascii="Times New Roman" w:hAnsi="Times New Roman" w:cs="Times New Roman"/>
              </w:rPr>
            </w:pPr>
            <w:r w:rsidRPr="000B7C69">
              <w:rPr>
                <w:rFonts w:ascii="Times New Roman" w:hAnsi="Times New Roman" w:cs="Times New Roman"/>
                <w:i/>
              </w:rPr>
              <w:t>Saltmarsh</w:t>
            </w:r>
            <w:r w:rsidR="000B49A9">
              <w:rPr>
                <w:rFonts w:ascii="Times New Roman" w:hAnsi="Times New Roman" w:cs="Times New Roman"/>
              </w:rPr>
              <w:t>: None</w:t>
            </w:r>
          </w:p>
          <w:p w14:paraId="6B6C4DB3" w14:textId="77777777" w:rsidR="00AC1A2B" w:rsidRPr="000B7C69" w:rsidRDefault="00AC1A2B" w:rsidP="00F041C8">
            <w:pPr>
              <w:rPr>
                <w:rFonts w:ascii="Times New Roman" w:hAnsi="Times New Roman" w:cs="Times New Roman"/>
              </w:rPr>
            </w:pPr>
          </w:p>
          <w:p w14:paraId="34EDC8DC" w14:textId="5E9B80E9" w:rsidR="00AC1A2B" w:rsidRPr="000B7C69" w:rsidRDefault="00AC1A2B" w:rsidP="00F041C8">
            <w:pPr>
              <w:rPr>
                <w:rFonts w:ascii="Times New Roman" w:hAnsi="Times New Roman" w:cs="Times New Roman"/>
              </w:rPr>
            </w:pPr>
            <w:r w:rsidRPr="000B7C69">
              <w:rPr>
                <w:rFonts w:ascii="Times New Roman" w:hAnsi="Times New Roman" w:cs="Times New Roman"/>
                <w:i/>
              </w:rPr>
              <w:t>Seagrass</w:t>
            </w:r>
            <w:r w:rsidR="000B49A9">
              <w:rPr>
                <w:rFonts w:ascii="Times New Roman" w:hAnsi="Times New Roman" w:cs="Times New Roman"/>
              </w:rPr>
              <w:t>: None</w:t>
            </w:r>
          </w:p>
          <w:p w14:paraId="213F6AED" w14:textId="77777777" w:rsidR="00AC1A2B" w:rsidRPr="000B7C69" w:rsidRDefault="00AC1A2B" w:rsidP="00F041C8">
            <w:pPr>
              <w:rPr>
                <w:rFonts w:ascii="Times New Roman" w:hAnsi="Times New Roman" w:cs="Times New Roman"/>
              </w:rPr>
            </w:pPr>
          </w:p>
          <w:p w14:paraId="18F5D91F" w14:textId="3782C1E1" w:rsidR="00AC1A2B" w:rsidRPr="000B7C69" w:rsidRDefault="00AC1A2B" w:rsidP="00F041C8">
            <w:pPr>
              <w:rPr>
                <w:rFonts w:ascii="Times New Roman" w:hAnsi="Times New Roman" w:cs="Times New Roman"/>
              </w:rPr>
            </w:pPr>
            <w:r w:rsidRPr="000B7C69">
              <w:rPr>
                <w:rFonts w:ascii="Times New Roman" w:hAnsi="Times New Roman" w:cs="Times New Roman"/>
                <w:i/>
              </w:rPr>
              <w:t>Coral</w:t>
            </w:r>
            <w:r w:rsidR="000B49A9">
              <w:rPr>
                <w:rFonts w:ascii="Times New Roman" w:hAnsi="Times New Roman" w:cs="Times New Roman"/>
              </w:rPr>
              <w:t>: None</w:t>
            </w:r>
          </w:p>
        </w:tc>
        <w:tc>
          <w:tcPr>
            <w:tcW w:w="3960" w:type="dxa"/>
          </w:tcPr>
          <w:p w14:paraId="2A9737A1"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None</w:t>
            </w:r>
          </w:p>
        </w:tc>
        <w:tc>
          <w:tcPr>
            <w:tcW w:w="3780" w:type="dxa"/>
          </w:tcPr>
          <w:p w14:paraId="063DEC44"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The National Snow &amp; Ice Data Center updated their data, but this did not affect our scores in any significant way.</w:t>
            </w:r>
          </w:p>
        </w:tc>
      </w:tr>
      <w:tr w:rsidR="00AC1A2B" w:rsidRPr="000B7C69" w14:paraId="6A86948B" w14:textId="77777777" w:rsidTr="00F041C8">
        <w:tc>
          <w:tcPr>
            <w:tcW w:w="1705" w:type="dxa"/>
          </w:tcPr>
          <w:p w14:paraId="08FD230F"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Carbon storage</w:t>
            </w:r>
          </w:p>
        </w:tc>
        <w:tc>
          <w:tcPr>
            <w:tcW w:w="3240" w:type="dxa"/>
          </w:tcPr>
          <w:p w14:paraId="7236BDB4" w14:textId="3F1B6D84" w:rsidR="00AC1A2B" w:rsidRPr="000B7C69" w:rsidRDefault="00AC1A2B" w:rsidP="00F041C8">
            <w:pPr>
              <w:rPr>
                <w:rFonts w:ascii="Times New Roman" w:hAnsi="Times New Roman" w:cs="Times New Roman"/>
              </w:rPr>
            </w:pPr>
            <w:r w:rsidRPr="000B7C69">
              <w:rPr>
                <w:rFonts w:ascii="Times New Roman" w:hAnsi="Times New Roman" w:cs="Times New Roman"/>
                <w:i/>
              </w:rPr>
              <w:t>Mangrove</w:t>
            </w:r>
            <w:r w:rsidR="000B49A9">
              <w:rPr>
                <w:rFonts w:ascii="Times New Roman" w:hAnsi="Times New Roman" w:cs="Times New Roman"/>
              </w:rPr>
              <w:t>: None</w:t>
            </w:r>
          </w:p>
          <w:p w14:paraId="391898A1" w14:textId="77777777" w:rsidR="00AC1A2B" w:rsidRPr="000B7C69" w:rsidRDefault="00AC1A2B" w:rsidP="00F041C8">
            <w:pPr>
              <w:rPr>
                <w:rFonts w:ascii="Times New Roman" w:hAnsi="Times New Roman" w:cs="Times New Roman"/>
              </w:rPr>
            </w:pPr>
          </w:p>
          <w:p w14:paraId="7FA42416" w14:textId="3A229CCD" w:rsidR="00AC1A2B" w:rsidRPr="000B7C69" w:rsidRDefault="00AC1A2B" w:rsidP="00F041C8">
            <w:pPr>
              <w:rPr>
                <w:rFonts w:ascii="Times New Roman" w:hAnsi="Times New Roman" w:cs="Times New Roman"/>
              </w:rPr>
            </w:pPr>
            <w:r w:rsidRPr="000B7C69">
              <w:rPr>
                <w:rFonts w:ascii="Times New Roman" w:hAnsi="Times New Roman" w:cs="Times New Roman"/>
                <w:i/>
              </w:rPr>
              <w:t>Saltmarsh</w:t>
            </w:r>
            <w:r w:rsidR="000B49A9">
              <w:rPr>
                <w:rFonts w:ascii="Times New Roman" w:hAnsi="Times New Roman" w:cs="Times New Roman"/>
              </w:rPr>
              <w:t>: None</w:t>
            </w:r>
          </w:p>
          <w:p w14:paraId="57096AC2" w14:textId="77777777" w:rsidR="00AC1A2B" w:rsidRPr="000B7C69" w:rsidRDefault="00AC1A2B" w:rsidP="00F041C8">
            <w:pPr>
              <w:rPr>
                <w:rFonts w:ascii="Times New Roman" w:hAnsi="Times New Roman" w:cs="Times New Roman"/>
              </w:rPr>
            </w:pPr>
          </w:p>
          <w:p w14:paraId="1F517D9A" w14:textId="78DD76F2" w:rsidR="00AC1A2B" w:rsidRPr="000B7C69" w:rsidRDefault="00AC1A2B" w:rsidP="00F041C8">
            <w:pPr>
              <w:rPr>
                <w:rFonts w:ascii="Times New Roman" w:hAnsi="Times New Roman" w:cs="Times New Roman"/>
              </w:rPr>
            </w:pPr>
            <w:r w:rsidRPr="000B7C69">
              <w:rPr>
                <w:rFonts w:ascii="Times New Roman" w:hAnsi="Times New Roman" w:cs="Times New Roman"/>
                <w:i/>
              </w:rPr>
              <w:t>Seagrass</w:t>
            </w:r>
            <w:r w:rsidR="000B49A9">
              <w:rPr>
                <w:rFonts w:ascii="Times New Roman" w:hAnsi="Times New Roman" w:cs="Times New Roman"/>
              </w:rPr>
              <w:t>: None</w:t>
            </w:r>
          </w:p>
        </w:tc>
        <w:tc>
          <w:tcPr>
            <w:tcW w:w="3960" w:type="dxa"/>
          </w:tcPr>
          <w:p w14:paraId="144C50B8"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None</w:t>
            </w:r>
          </w:p>
        </w:tc>
        <w:tc>
          <w:tcPr>
            <w:tcW w:w="3780" w:type="dxa"/>
          </w:tcPr>
          <w:p w14:paraId="4EC1592B"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None</w:t>
            </w:r>
          </w:p>
        </w:tc>
      </w:tr>
      <w:tr w:rsidR="00AC1A2B" w:rsidRPr="000B7C69" w14:paraId="2A4D5003" w14:textId="77777777" w:rsidTr="00F041C8">
        <w:tc>
          <w:tcPr>
            <w:tcW w:w="1705" w:type="dxa"/>
          </w:tcPr>
          <w:p w14:paraId="664DE2E8" w14:textId="27D97390" w:rsidR="00AC1A2B" w:rsidRPr="000B7C69" w:rsidRDefault="00AC1A2B" w:rsidP="00F041C8">
            <w:pPr>
              <w:rPr>
                <w:rFonts w:ascii="Times New Roman" w:hAnsi="Times New Roman" w:cs="Times New Roman"/>
              </w:rPr>
            </w:pPr>
            <w:r w:rsidRPr="000B7C69">
              <w:rPr>
                <w:rFonts w:ascii="Times New Roman" w:hAnsi="Times New Roman" w:cs="Times New Roman"/>
              </w:rPr>
              <w:t>Clean waters</w:t>
            </w:r>
          </w:p>
        </w:tc>
        <w:tc>
          <w:tcPr>
            <w:tcW w:w="3240" w:type="dxa"/>
          </w:tcPr>
          <w:p w14:paraId="5506BDAA" w14:textId="145B2790" w:rsidR="00AC1A2B" w:rsidRPr="000B7C69" w:rsidRDefault="00AC1A2B" w:rsidP="00F041C8">
            <w:pPr>
              <w:rPr>
                <w:rFonts w:ascii="Times New Roman" w:hAnsi="Times New Roman" w:cs="Times New Roman"/>
              </w:rPr>
            </w:pPr>
            <w:r w:rsidRPr="000B7C69">
              <w:rPr>
                <w:rFonts w:ascii="Times New Roman" w:hAnsi="Times New Roman" w:cs="Times New Roman"/>
                <w:i/>
              </w:rPr>
              <w:t>Nutrient pollution</w:t>
            </w:r>
            <w:r w:rsidR="000B49A9">
              <w:rPr>
                <w:rFonts w:ascii="Times New Roman" w:hAnsi="Times New Roman" w:cs="Times New Roman"/>
              </w:rPr>
              <w:t>: A</w:t>
            </w:r>
            <w:r w:rsidRPr="000B7C69">
              <w:rPr>
                <w:rFonts w:ascii="Times New Roman" w:hAnsi="Times New Roman" w:cs="Times New Roman"/>
              </w:rPr>
              <w:t>dditional year</w:t>
            </w:r>
            <w:r w:rsidR="00520840">
              <w:rPr>
                <w:rFonts w:ascii="Times New Roman" w:hAnsi="Times New Roman" w:cs="Times New Roman"/>
              </w:rPr>
              <w:t>s</w:t>
            </w:r>
            <w:r w:rsidRPr="000B7C69">
              <w:rPr>
                <w:rFonts w:ascii="Times New Roman" w:hAnsi="Times New Roman" w:cs="Times New Roman"/>
              </w:rPr>
              <w:t xml:space="preserve"> of FAO fertilizer data (trend and pressure)</w:t>
            </w:r>
          </w:p>
          <w:p w14:paraId="7EA7055C" w14:textId="77777777" w:rsidR="00AC1A2B" w:rsidRPr="000B7C69" w:rsidRDefault="00AC1A2B" w:rsidP="00F041C8">
            <w:pPr>
              <w:rPr>
                <w:rFonts w:ascii="Times New Roman" w:hAnsi="Times New Roman" w:cs="Times New Roman"/>
              </w:rPr>
            </w:pPr>
          </w:p>
          <w:p w14:paraId="68859C1F" w14:textId="77777777" w:rsidR="00AC1A2B" w:rsidRPr="000B7C69" w:rsidRDefault="00AC1A2B" w:rsidP="00F041C8">
            <w:pPr>
              <w:rPr>
                <w:rFonts w:ascii="Times New Roman" w:hAnsi="Times New Roman" w:cs="Times New Roman"/>
              </w:rPr>
            </w:pPr>
            <w:r w:rsidRPr="000B7C69">
              <w:rPr>
                <w:rFonts w:ascii="Times New Roman" w:hAnsi="Times New Roman" w:cs="Times New Roman"/>
                <w:i/>
              </w:rPr>
              <w:t>Chemical pollution</w:t>
            </w:r>
            <w:r w:rsidRPr="000B7C69">
              <w:rPr>
                <w:rFonts w:ascii="Times New Roman" w:hAnsi="Times New Roman" w:cs="Times New Roman"/>
              </w:rPr>
              <w:t xml:space="preserve">: </w:t>
            </w:r>
          </w:p>
          <w:p w14:paraId="24C63A2F" w14:textId="7F4C9ACD" w:rsidR="00AC1A2B" w:rsidRPr="000B7C69" w:rsidRDefault="00AC1A2B" w:rsidP="00F041C8">
            <w:pPr>
              <w:rPr>
                <w:rFonts w:ascii="Times New Roman" w:hAnsi="Times New Roman" w:cs="Times New Roman"/>
              </w:rPr>
            </w:pPr>
            <w:r w:rsidRPr="000B7C69">
              <w:rPr>
                <w:rFonts w:ascii="Times New Roman" w:hAnsi="Times New Roman" w:cs="Times New Roman"/>
              </w:rPr>
              <w:t xml:space="preserve">   </w:t>
            </w:r>
            <w:r w:rsidRPr="000B7C69">
              <w:rPr>
                <w:rFonts w:ascii="Times New Roman" w:hAnsi="Times New Roman" w:cs="Times New Roman"/>
                <w:u w:val="single"/>
              </w:rPr>
              <w:t>Shipping and ports</w:t>
            </w:r>
            <w:r w:rsidR="000B49A9">
              <w:rPr>
                <w:rFonts w:ascii="Times New Roman" w:hAnsi="Times New Roman" w:cs="Times New Roman"/>
              </w:rPr>
              <w:t>: None</w:t>
            </w:r>
          </w:p>
          <w:p w14:paraId="627B0EE7" w14:textId="60A76A8D" w:rsidR="00AC1A2B" w:rsidRPr="000B7C69" w:rsidRDefault="00AC1A2B" w:rsidP="00F041C8">
            <w:pPr>
              <w:rPr>
                <w:rFonts w:ascii="Times New Roman" w:hAnsi="Times New Roman" w:cs="Times New Roman"/>
              </w:rPr>
            </w:pPr>
            <w:r w:rsidRPr="000B7C69">
              <w:rPr>
                <w:rFonts w:ascii="Times New Roman" w:hAnsi="Times New Roman" w:cs="Times New Roman"/>
              </w:rPr>
              <w:t xml:space="preserve">   </w:t>
            </w:r>
            <w:r w:rsidRPr="000B7C69">
              <w:rPr>
                <w:rFonts w:ascii="Times New Roman" w:hAnsi="Times New Roman" w:cs="Times New Roman"/>
                <w:u w:val="single"/>
              </w:rPr>
              <w:t>Land-based inorganic</w:t>
            </w:r>
            <w:r w:rsidR="000B49A9">
              <w:rPr>
                <w:rFonts w:ascii="Times New Roman" w:hAnsi="Times New Roman" w:cs="Times New Roman"/>
              </w:rPr>
              <w:t>: None</w:t>
            </w:r>
          </w:p>
          <w:p w14:paraId="25F7ACA1" w14:textId="0BDF4767" w:rsidR="00AC1A2B" w:rsidRPr="000B7C69" w:rsidRDefault="00AC1A2B" w:rsidP="00F041C8">
            <w:pPr>
              <w:rPr>
                <w:rFonts w:ascii="Times New Roman" w:hAnsi="Times New Roman" w:cs="Times New Roman"/>
              </w:rPr>
            </w:pPr>
            <w:r w:rsidRPr="000B7C69">
              <w:rPr>
                <w:rFonts w:ascii="Times New Roman" w:hAnsi="Times New Roman" w:cs="Times New Roman"/>
              </w:rPr>
              <w:t xml:space="preserve">   </w:t>
            </w:r>
            <w:r w:rsidRPr="000B7C69">
              <w:rPr>
                <w:rFonts w:ascii="Times New Roman" w:hAnsi="Times New Roman" w:cs="Times New Roman"/>
                <w:u w:val="single"/>
              </w:rPr>
              <w:t>Land-based organic</w:t>
            </w:r>
            <w:r w:rsidR="000B49A9">
              <w:rPr>
                <w:rFonts w:ascii="Times New Roman" w:hAnsi="Times New Roman" w:cs="Times New Roman"/>
              </w:rPr>
              <w:t xml:space="preserve">: </w:t>
            </w:r>
            <w:r w:rsidR="000B49A9">
              <w:rPr>
                <w:rFonts w:ascii="Times New Roman" w:hAnsi="Times New Roman" w:cs="Times New Roman"/>
              </w:rPr>
              <w:br/>
              <w:t xml:space="preserve">     A</w:t>
            </w:r>
            <w:r w:rsidRPr="000B7C69">
              <w:rPr>
                <w:rFonts w:ascii="Times New Roman" w:hAnsi="Times New Roman" w:cs="Times New Roman"/>
              </w:rPr>
              <w:t>dditional year</w:t>
            </w:r>
            <w:r w:rsidR="00520840">
              <w:rPr>
                <w:rFonts w:ascii="Times New Roman" w:hAnsi="Times New Roman" w:cs="Times New Roman"/>
              </w:rPr>
              <w:t>s</w:t>
            </w:r>
            <w:r w:rsidRPr="000B7C69">
              <w:rPr>
                <w:rFonts w:ascii="Times New Roman" w:hAnsi="Times New Roman" w:cs="Times New Roman"/>
              </w:rPr>
              <w:t xml:space="preserve"> of    </w:t>
            </w:r>
          </w:p>
          <w:p w14:paraId="29A667DE"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 xml:space="preserve">     FAO pesticide data</w:t>
            </w:r>
          </w:p>
          <w:p w14:paraId="6FEB7F25" w14:textId="77777777" w:rsidR="00AC1A2B" w:rsidRPr="000B7C69" w:rsidRDefault="00AC1A2B" w:rsidP="00F041C8">
            <w:pPr>
              <w:rPr>
                <w:rFonts w:ascii="Times New Roman" w:hAnsi="Times New Roman" w:cs="Times New Roman"/>
              </w:rPr>
            </w:pPr>
          </w:p>
          <w:p w14:paraId="3879A3EE" w14:textId="0460DAF3" w:rsidR="00AC1A2B" w:rsidRPr="000B7C69" w:rsidRDefault="00AC1A2B" w:rsidP="00F041C8">
            <w:pPr>
              <w:rPr>
                <w:rFonts w:ascii="Times New Roman" w:hAnsi="Times New Roman" w:cs="Times New Roman"/>
              </w:rPr>
            </w:pPr>
            <w:r w:rsidRPr="000B7C69">
              <w:rPr>
                <w:rFonts w:ascii="Times New Roman" w:hAnsi="Times New Roman" w:cs="Times New Roman"/>
                <w:i/>
              </w:rPr>
              <w:t>Pathogens:</w:t>
            </w:r>
            <w:r w:rsidR="000B49A9">
              <w:rPr>
                <w:rFonts w:ascii="Times New Roman" w:hAnsi="Times New Roman" w:cs="Times New Roman"/>
              </w:rPr>
              <w:t xml:space="preserve"> None</w:t>
            </w:r>
          </w:p>
          <w:p w14:paraId="2D92B41C" w14:textId="77777777" w:rsidR="00AC1A2B" w:rsidRPr="000B7C69" w:rsidRDefault="00AC1A2B" w:rsidP="00F041C8">
            <w:pPr>
              <w:rPr>
                <w:rFonts w:ascii="Times New Roman" w:hAnsi="Times New Roman" w:cs="Times New Roman"/>
              </w:rPr>
            </w:pPr>
          </w:p>
          <w:p w14:paraId="7014570F" w14:textId="5A6C303B" w:rsidR="00AC1A2B" w:rsidRPr="000B7C69" w:rsidRDefault="00AC1A2B" w:rsidP="00F041C8">
            <w:pPr>
              <w:rPr>
                <w:rFonts w:ascii="Times New Roman" w:hAnsi="Times New Roman" w:cs="Times New Roman"/>
              </w:rPr>
            </w:pPr>
            <w:r w:rsidRPr="000B7C69">
              <w:rPr>
                <w:rFonts w:ascii="Times New Roman" w:hAnsi="Times New Roman" w:cs="Times New Roman"/>
                <w:i/>
              </w:rPr>
              <w:t>Trash</w:t>
            </w:r>
            <w:r w:rsidR="000B49A9">
              <w:rPr>
                <w:rFonts w:ascii="Times New Roman" w:hAnsi="Times New Roman" w:cs="Times New Roman"/>
              </w:rPr>
              <w:t>: None for</w:t>
            </w:r>
            <w:r w:rsidRPr="000B7C69">
              <w:rPr>
                <w:rFonts w:ascii="Times New Roman" w:hAnsi="Times New Roman" w:cs="Times New Roman"/>
              </w:rPr>
              <w:t xml:space="preserve"> pressure data, but trend data was updated with a new dataset</w:t>
            </w:r>
          </w:p>
        </w:tc>
        <w:tc>
          <w:tcPr>
            <w:tcW w:w="3960" w:type="dxa"/>
          </w:tcPr>
          <w:p w14:paraId="575CBFD3"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Previously we used population as a proxy for the trash trend.  Now we use trends in plastic disposal.</w:t>
            </w:r>
          </w:p>
        </w:tc>
        <w:tc>
          <w:tcPr>
            <w:tcW w:w="3780" w:type="dxa"/>
          </w:tcPr>
          <w:p w14:paraId="1C37F8B7"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Replacing the trash trend data had a very small effect on scores.  On average clean water scores decreased slightly, but less than 5 points.</w:t>
            </w:r>
          </w:p>
        </w:tc>
      </w:tr>
      <w:tr w:rsidR="00AC1A2B" w:rsidRPr="000B7C69" w14:paraId="153AD431" w14:textId="77777777" w:rsidTr="00F041C8">
        <w:tc>
          <w:tcPr>
            <w:tcW w:w="1705" w:type="dxa"/>
          </w:tcPr>
          <w:p w14:paraId="73033A29" w14:textId="7FB6087D" w:rsidR="00AC1A2B" w:rsidRPr="000B7C69" w:rsidRDefault="00AC1A2B" w:rsidP="00F041C8">
            <w:pPr>
              <w:rPr>
                <w:rFonts w:ascii="Times New Roman" w:hAnsi="Times New Roman" w:cs="Times New Roman"/>
              </w:rPr>
            </w:pPr>
            <w:r w:rsidRPr="000B7C69">
              <w:rPr>
                <w:rFonts w:ascii="Times New Roman" w:hAnsi="Times New Roman" w:cs="Times New Roman"/>
              </w:rPr>
              <w:lastRenderedPageBreak/>
              <w:t>Sense of Place: Iconic species</w:t>
            </w:r>
          </w:p>
          <w:p w14:paraId="3B064C79" w14:textId="0570A989" w:rsidR="00AC1A2B" w:rsidRPr="000B7C69" w:rsidRDefault="00AC1A2B" w:rsidP="00F041C8">
            <w:pPr>
              <w:rPr>
                <w:rFonts w:ascii="Times New Roman" w:hAnsi="Times New Roman" w:cs="Times New Roman"/>
              </w:rPr>
            </w:pPr>
          </w:p>
        </w:tc>
        <w:tc>
          <w:tcPr>
            <w:tcW w:w="3240" w:type="dxa"/>
          </w:tcPr>
          <w:p w14:paraId="7BB09E29" w14:textId="08801B0B" w:rsidR="00AC1A2B" w:rsidRPr="000B7C69" w:rsidRDefault="000B49A9" w:rsidP="00F041C8">
            <w:pPr>
              <w:rPr>
                <w:rFonts w:ascii="Times New Roman" w:hAnsi="Times New Roman" w:cs="Times New Roman"/>
              </w:rPr>
            </w:pPr>
            <w:r w:rsidRPr="00C13153">
              <w:rPr>
                <w:rFonts w:ascii="Times New Roman" w:hAnsi="Times New Roman" w:cs="Times New Roman"/>
                <w:i/>
              </w:rPr>
              <w:t>Assessed species:</w:t>
            </w:r>
            <w:r>
              <w:rPr>
                <w:rFonts w:ascii="Times New Roman" w:hAnsi="Times New Roman" w:cs="Times New Roman"/>
              </w:rPr>
              <w:t xml:space="preserve"> </w:t>
            </w:r>
            <w:r w:rsidRPr="000B7C69">
              <w:rPr>
                <w:rFonts w:ascii="Times New Roman" w:hAnsi="Times New Roman" w:cs="Times New Roman"/>
              </w:rPr>
              <w:t>Additional year</w:t>
            </w:r>
            <w:r>
              <w:rPr>
                <w:rFonts w:ascii="Times New Roman" w:hAnsi="Times New Roman" w:cs="Times New Roman"/>
              </w:rPr>
              <w:t>s</w:t>
            </w:r>
            <w:r w:rsidRPr="000B7C69">
              <w:rPr>
                <w:rFonts w:ascii="Times New Roman" w:hAnsi="Times New Roman" w:cs="Times New Roman"/>
              </w:rPr>
              <w:t xml:space="preserve"> of </w:t>
            </w:r>
            <w:r>
              <w:rPr>
                <w:rFonts w:ascii="Times New Roman" w:hAnsi="Times New Roman" w:cs="Times New Roman"/>
              </w:rPr>
              <w:t>(species status and range)</w:t>
            </w:r>
            <w:r w:rsidRPr="000B7C69" w:rsidDel="002C0FF1">
              <w:rPr>
                <w:rFonts w:ascii="Times New Roman" w:hAnsi="Times New Roman" w:cs="Times New Roman"/>
              </w:rPr>
              <w:t xml:space="preserve"> </w:t>
            </w:r>
            <w:r w:rsidRPr="000B7C69">
              <w:rPr>
                <w:rFonts w:ascii="Times New Roman" w:hAnsi="Times New Roman" w:cs="Times New Roman"/>
              </w:rPr>
              <w:t xml:space="preserve">and Aquamaps </w:t>
            </w:r>
            <w:r>
              <w:rPr>
                <w:rFonts w:ascii="Times New Roman" w:hAnsi="Times New Roman" w:cs="Times New Roman"/>
              </w:rPr>
              <w:t xml:space="preserve">(species range) </w:t>
            </w:r>
            <w:r w:rsidRPr="000B7C69">
              <w:rPr>
                <w:rFonts w:ascii="Times New Roman" w:hAnsi="Times New Roman" w:cs="Times New Roman"/>
              </w:rPr>
              <w:t>data. Added additional region specific iconic species to master list.</w:t>
            </w:r>
          </w:p>
        </w:tc>
        <w:tc>
          <w:tcPr>
            <w:tcW w:w="3960" w:type="dxa"/>
          </w:tcPr>
          <w:p w14:paraId="41B093CA"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 xml:space="preserve">Trend is now calculated using historical changes in IUCN risk category.  This is a huge improvement over the previous method which relied on the IUCN population trend data. </w:t>
            </w:r>
          </w:p>
        </w:tc>
        <w:tc>
          <w:tcPr>
            <w:tcW w:w="3780" w:type="dxa"/>
          </w:tcPr>
          <w:p w14:paraId="2E2280D4"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Scores generally increased because the previous method overestimated trend effects.</w:t>
            </w:r>
          </w:p>
          <w:p w14:paraId="7CB513B0" w14:textId="77777777" w:rsidR="00AC1A2B" w:rsidRPr="000B7C69" w:rsidRDefault="00AC1A2B" w:rsidP="00F041C8">
            <w:pPr>
              <w:rPr>
                <w:rFonts w:ascii="Times New Roman" w:hAnsi="Times New Roman" w:cs="Times New Roman"/>
              </w:rPr>
            </w:pPr>
          </w:p>
          <w:p w14:paraId="49C13C80"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More accurate scores in Baltic regions due to changes in iconic species list.</w:t>
            </w:r>
          </w:p>
        </w:tc>
      </w:tr>
      <w:tr w:rsidR="00AC1A2B" w:rsidRPr="000B7C69" w14:paraId="15B8EB8C" w14:textId="77777777" w:rsidTr="00F041C8">
        <w:tc>
          <w:tcPr>
            <w:tcW w:w="1705" w:type="dxa"/>
          </w:tcPr>
          <w:p w14:paraId="3325AC67" w14:textId="6EED9981" w:rsidR="00AC1A2B" w:rsidRPr="000B7C69" w:rsidRDefault="00AC1A2B" w:rsidP="00AC1A2B">
            <w:pPr>
              <w:rPr>
                <w:rFonts w:ascii="Times New Roman" w:hAnsi="Times New Roman" w:cs="Times New Roman"/>
              </w:rPr>
            </w:pPr>
            <w:r w:rsidRPr="000B7C69">
              <w:rPr>
                <w:rFonts w:ascii="Times New Roman" w:hAnsi="Times New Roman" w:cs="Times New Roman"/>
              </w:rPr>
              <w:t xml:space="preserve">Sense of Place: Lasting special places </w:t>
            </w:r>
          </w:p>
        </w:tc>
        <w:tc>
          <w:tcPr>
            <w:tcW w:w="3240" w:type="dxa"/>
          </w:tcPr>
          <w:p w14:paraId="4753B8E5" w14:textId="359A2BD8" w:rsidR="00AC1A2B" w:rsidRPr="000B7C69" w:rsidRDefault="000B49A9" w:rsidP="00F041C8">
            <w:pPr>
              <w:rPr>
                <w:rFonts w:ascii="Times New Roman" w:hAnsi="Times New Roman" w:cs="Times New Roman"/>
              </w:rPr>
            </w:pPr>
            <w:r w:rsidRPr="000B49A9">
              <w:rPr>
                <w:rFonts w:ascii="Times New Roman" w:hAnsi="Times New Roman" w:cs="Times New Roman"/>
                <w:i/>
              </w:rPr>
              <w:t>Area</w:t>
            </w:r>
            <w:r>
              <w:rPr>
                <w:rFonts w:ascii="Times New Roman" w:hAnsi="Times New Roman" w:cs="Times New Roman"/>
              </w:rPr>
              <w:t xml:space="preserve">: </w:t>
            </w:r>
            <w:r w:rsidR="00AC1A2B" w:rsidRPr="000B7C69">
              <w:rPr>
                <w:rFonts w:ascii="Times New Roman" w:hAnsi="Times New Roman" w:cs="Times New Roman"/>
              </w:rPr>
              <w:t>Additional year</w:t>
            </w:r>
            <w:r w:rsidR="00520840">
              <w:rPr>
                <w:rFonts w:ascii="Times New Roman" w:hAnsi="Times New Roman" w:cs="Times New Roman"/>
              </w:rPr>
              <w:t>s</w:t>
            </w:r>
            <w:r w:rsidR="00AC1A2B" w:rsidRPr="000B7C69">
              <w:rPr>
                <w:rFonts w:ascii="Times New Roman" w:hAnsi="Times New Roman" w:cs="Times New Roman"/>
              </w:rPr>
              <w:t xml:space="preserve"> of WDPA data</w:t>
            </w:r>
          </w:p>
          <w:p w14:paraId="71E8FBFC" w14:textId="77777777" w:rsidR="00AC1A2B" w:rsidRPr="000B7C69" w:rsidRDefault="00AC1A2B" w:rsidP="00F041C8">
            <w:pPr>
              <w:rPr>
                <w:rFonts w:ascii="Times New Roman" w:hAnsi="Times New Roman" w:cs="Times New Roman"/>
              </w:rPr>
            </w:pPr>
          </w:p>
          <w:p w14:paraId="1217E7BD" w14:textId="7690D5CE" w:rsidR="00AC1A2B" w:rsidRPr="000B7C69" w:rsidRDefault="000B49A9" w:rsidP="00F041C8">
            <w:pPr>
              <w:rPr>
                <w:rFonts w:ascii="Times New Roman" w:hAnsi="Times New Roman" w:cs="Times New Roman"/>
              </w:rPr>
            </w:pPr>
            <w:r w:rsidRPr="000B49A9">
              <w:rPr>
                <w:rFonts w:ascii="Times New Roman" w:hAnsi="Times New Roman" w:cs="Times New Roman"/>
                <w:i/>
              </w:rPr>
              <w:t>Spatial data</w:t>
            </w:r>
            <w:r>
              <w:rPr>
                <w:rFonts w:ascii="Times New Roman" w:hAnsi="Times New Roman" w:cs="Times New Roman"/>
              </w:rPr>
              <w:t xml:space="preserve">: </w:t>
            </w:r>
            <w:r w:rsidR="00AC1A2B" w:rsidRPr="000B7C69">
              <w:rPr>
                <w:rFonts w:ascii="Times New Roman" w:hAnsi="Times New Roman" w:cs="Times New Roman"/>
              </w:rPr>
              <w:t>Improved estimates of offshore/inland areas</w:t>
            </w:r>
          </w:p>
        </w:tc>
        <w:tc>
          <w:tcPr>
            <w:tcW w:w="3960" w:type="dxa"/>
          </w:tcPr>
          <w:p w14:paraId="3A21F46F"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None</w:t>
            </w:r>
          </w:p>
        </w:tc>
        <w:tc>
          <w:tcPr>
            <w:tcW w:w="3780" w:type="dxa"/>
          </w:tcPr>
          <w:p w14:paraId="43AB17B2" w14:textId="182764BF" w:rsidR="00AC1A2B" w:rsidRPr="000B7C69" w:rsidRDefault="00EF3AAF" w:rsidP="00EF3AAF">
            <w:pPr>
              <w:rPr>
                <w:rFonts w:ascii="Times New Roman" w:hAnsi="Times New Roman" w:cs="Times New Roman"/>
              </w:rPr>
            </w:pPr>
            <w:r>
              <w:rPr>
                <w:rFonts w:ascii="Times New Roman" w:hAnsi="Times New Roman" w:cs="Times New Roman"/>
              </w:rPr>
              <w:t>R</w:t>
            </w:r>
            <w:r w:rsidR="00AC1A2B" w:rsidRPr="000B7C69">
              <w:rPr>
                <w:rFonts w:ascii="Times New Roman" w:hAnsi="Times New Roman" w:cs="Times New Roman"/>
              </w:rPr>
              <w:t>etroactive changes to source data and changes to area altered scores slightly</w:t>
            </w:r>
            <w:r w:rsidR="005D2803">
              <w:rPr>
                <w:rFonts w:ascii="Times New Roman" w:hAnsi="Times New Roman" w:cs="Times New Roman"/>
              </w:rPr>
              <w:t xml:space="preserve"> in most regions, although changes to WDPA data had a large effect on a handful of regions</w:t>
            </w:r>
          </w:p>
        </w:tc>
      </w:tr>
      <w:tr w:rsidR="00AC1A2B" w:rsidRPr="000B7C69" w14:paraId="33E0E44F" w14:textId="77777777" w:rsidTr="00F041C8">
        <w:tc>
          <w:tcPr>
            <w:tcW w:w="1705" w:type="dxa"/>
          </w:tcPr>
          <w:p w14:paraId="72311234"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Natural products</w:t>
            </w:r>
          </w:p>
        </w:tc>
        <w:tc>
          <w:tcPr>
            <w:tcW w:w="3240" w:type="dxa"/>
          </w:tcPr>
          <w:p w14:paraId="5F944582" w14:textId="3E461303" w:rsidR="00AC1A2B" w:rsidRPr="000B7C69" w:rsidRDefault="005D2803" w:rsidP="00F041C8">
            <w:pPr>
              <w:rPr>
                <w:rFonts w:ascii="Times New Roman" w:hAnsi="Times New Roman" w:cs="Times New Roman"/>
              </w:rPr>
            </w:pPr>
            <w:r w:rsidRPr="005D2803">
              <w:rPr>
                <w:rFonts w:ascii="Times New Roman" w:hAnsi="Times New Roman" w:cs="Times New Roman"/>
                <w:i/>
              </w:rPr>
              <w:t>Harvest</w:t>
            </w:r>
            <w:r>
              <w:rPr>
                <w:rFonts w:ascii="Times New Roman" w:hAnsi="Times New Roman" w:cs="Times New Roman"/>
              </w:rPr>
              <w:t xml:space="preserve">: </w:t>
            </w:r>
            <w:r w:rsidR="00AC1A2B" w:rsidRPr="000B7C69">
              <w:rPr>
                <w:rFonts w:ascii="Times New Roman" w:hAnsi="Times New Roman" w:cs="Times New Roman"/>
              </w:rPr>
              <w:t>Two additional years of FAO data</w:t>
            </w:r>
          </w:p>
        </w:tc>
        <w:tc>
          <w:tcPr>
            <w:tcW w:w="3960" w:type="dxa"/>
          </w:tcPr>
          <w:p w14:paraId="563B665D" w14:textId="3A50A31E" w:rsidR="00AC1A2B" w:rsidRPr="000B7C69" w:rsidRDefault="00AC1A2B" w:rsidP="00F041C8">
            <w:pPr>
              <w:rPr>
                <w:rFonts w:ascii="Times New Roman" w:hAnsi="Times New Roman" w:cs="Times New Roman"/>
              </w:rPr>
            </w:pPr>
            <w:r w:rsidRPr="000B7C69">
              <w:rPr>
                <w:rFonts w:ascii="Times New Roman" w:hAnsi="Times New Roman" w:cs="Times New Roman"/>
              </w:rPr>
              <w:t>Corrected how fishery scores are integrated  into score calculations (</w:t>
            </w:r>
            <w:r w:rsidR="005D2803">
              <w:rPr>
                <w:rFonts w:ascii="Times New Roman" w:hAnsi="Times New Roman" w:cs="Times New Roman"/>
              </w:rPr>
              <w:t xml:space="preserve">used as </w:t>
            </w:r>
            <w:r w:rsidRPr="000B7C69">
              <w:rPr>
                <w:rFonts w:ascii="Times New Roman" w:hAnsi="Times New Roman" w:cs="Times New Roman"/>
              </w:rPr>
              <w:t>sustainability component of fish oil product)</w:t>
            </w:r>
          </w:p>
        </w:tc>
        <w:tc>
          <w:tcPr>
            <w:tcW w:w="3780" w:type="dxa"/>
          </w:tcPr>
          <w:p w14:paraId="3FD2EB55"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Previously, the 2015 assessment used 2011 data, now it uses 2012 data</w:t>
            </w:r>
          </w:p>
          <w:p w14:paraId="199AE4C9" w14:textId="77777777" w:rsidR="00AC1A2B" w:rsidRPr="000B7C69" w:rsidRDefault="00AC1A2B" w:rsidP="00F041C8">
            <w:pPr>
              <w:rPr>
                <w:rFonts w:ascii="Times New Roman" w:hAnsi="Times New Roman" w:cs="Times New Roman"/>
              </w:rPr>
            </w:pPr>
          </w:p>
          <w:p w14:paraId="6647C2BE"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Retroactive changes to source data changed scores somewhat</w:t>
            </w:r>
          </w:p>
          <w:p w14:paraId="6A06D70D" w14:textId="77777777" w:rsidR="00AC1A2B" w:rsidRPr="000B7C69" w:rsidRDefault="00AC1A2B" w:rsidP="00F041C8">
            <w:pPr>
              <w:rPr>
                <w:rFonts w:ascii="Times New Roman" w:hAnsi="Times New Roman" w:cs="Times New Roman"/>
              </w:rPr>
            </w:pPr>
          </w:p>
          <w:p w14:paraId="2374FA5F" w14:textId="3B5C7BC7" w:rsidR="00AC1A2B" w:rsidRPr="000B7C69" w:rsidRDefault="00AC1A2B" w:rsidP="00F041C8">
            <w:pPr>
              <w:rPr>
                <w:rFonts w:ascii="Times New Roman" w:hAnsi="Times New Roman" w:cs="Times New Roman"/>
              </w:rPr>
            </w:pPr>
            <w:r w:rsidRPr="000B7C69">
              <w:rPr>
                <w:rFonts w:ascii="Times New Roman" w:hAnsi="Times New Roman" w:cs="Times New Roman"/>
              </w:rPr>
              <w:t xml:space="preserve">Countries that have sporadic harvests have high </w:t>
            </w:r>
            <w:r w:rsidR="005D2803">
              <w:rPr>
                <w:rFonts w:ascii="Times New Roman" w:hAnsi="Times New Roman" w:cs="Times New Roman"/>
              </w:rPr>
              <w:t>yearly variation</w:t>
            </w:r>
            <w:r w:rsidRPr="000B7C69">
              <w:rPr>
                <w:rFonts w:ascii="Times New Roman" w:hAnsi="Times New Roman" w:cs="Times New Roman"/>
              </w:rPr>
              <w:t xml:space="preserve"> in scores</w:t>
            </w:r>
          </w:p>
          <w:p w14:paraId="59B5D086" w14:textId="77777777" w:rsidR="00AC1A2B" w:rsidRPr="000B7C69" w:rsidRDefault="00AC1A2B" w:rsidP="00F041C8">
            <w:pPr>
              <w:rPr>
                <w:rFonts w:ascii="Times New Roman" w:hAnsi="Times New Roman" w:cs="Times New Roman"/>
              </w:rPr>
            </w:pPr>
          </w:p>
          <w:p w14:paraId="2F0D7F7E" w14:textId="75C3D2A0" w:rsidR="00AC1A2B" w:rsidRPr="000B7C69" w:rsidRDefault="005D2803" w:rsidP="00F041C8">
            <w:pPr>
              <w:rPr>
                <w:rFonts w:ascii="Times New Roman" w:hAnsi="Times New Roman" w:cs="Times New Roman"/>
              </w:rPr>
            </w:pPr>
            <w:r>
              <w:rPr>
                <w:rFonts w:ascii="Times New Roman" w:hAnsi="Times New Roman" w:cs="Times New Roman"/>
              </w:rPr>
              <w:t>C</w:t>
            </w:r>
            <w:r w:rsidR="00AC1A2B" w:rsidRPr="000B7C69">
              <w:rPr>
                <w:rFonts w:ascii="Times New Roman" w:hAnsi="Times New Roman" w:cs="Times New Roman"/>
              </w:rPr>
              <w:t xml:space="preserve">hanges to fishery scores alter scores </w:t>
            </w:r>
          </w:p>
        </w:tc>
      </w:tr>
      <w:tr w:rsidR="00AC1A2B" w:rsidRPr="000B7C69" w14:paraId="27D7F378" w14:textId="77777777" w:rsidTr="00F041C8">
        <w:tc>
          <w:tcPr>
            <w:tcW w:w="1705" w:type="dxa"/>
          </w:tcPr>
          <w:p w14:paraId="55A374E1"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Tourism and recreation</w:t>
            </w:r>
          </w:p>
        </w:tc>
        <w:tc>
          <w:tcPr>
            <w:tcW w:w="3240" w:type="dxa"/>
          </w:tcPr>
          <w:p w14:paraId="7AC7AED5" w14:textId="76F25B4A" w:rsidR="00AC1A2B" w:rsidRPr="000B7C69" w:rsidRDefault="00AC1A2B" w:rsidP="00F041C8">
            <w:pPr>
              <w:rPr>
                <w:rFonts w:ascii="Times New Roman" w:hAnsi="Times New Roman" w:cs="Times New Roman"/>
              </w:rPr>
            </w:pPr>
            <w:r w:rsidRPr="000B7C69">
              <w:rPr>
                <w:rFonts w:ascii="Times New Roman" w:hAnsi="Times New Roman" w:cs="Times New Roman"/>
                <w:i/>
              </w:rPr>
              <w:t>Tourism sustainability</w:t>
            </w:r>
            <w:r w:rsidR="005D2803">
              <w:rPr>
                <w:rFonts w:ascii="Times New Roman" w:hAnsi="Times New Roman" w:cs="Times New Roman"/>
              </w:rPr>
              <w:t>: None</w:t>
            </w:r>
          </w:p>
          <w:p w14:paraId="598B0C13" w14:textId="77777777" w:rsidR="00AC1A2B" w:rsidRPr="000B7C69" w:rsidRDefault="00AC1A2B" w:rsidP="00F041C8">
            <w:pPr>
              <w:rPr>
                <w:rFonts w:ascii="Times New Roman" w:hAnsi="Times New Roman" w:cs="Times New Roman"/>
              </w:rPr>
            </w:pPr>
          </w:p>
          <w:p w14:paraId="465B27EB" w14:textId="29985898" w:rsidR="00AC1A2B" w:rsidRPr="000B7C69" w:rsidRDefault="00AC1A2B" w:rsidP="00F041C8">
            <w:pPr>
              <w:rPr>
                <w:rFonts w:ascii="Times New Roman" w:hAnsi="Times New Roman" w:cs="Times New Roman"/>
              </w:rPr>
            </w:pPr>
            <w:r w:rsidRPr="000B7C69">
              <w:rPr>
                <w:rFonts w:ascii="Times New Roman" w:hAnsi="Times New Roman" w:cs="Times New Roman"/>
                <w:i/>
              </w:rPr>
              <w:t>Employment</w:t>
            </w:r>
            <w:r w:rsidR="005D2803">
              <w:rPr>
                <w:rFonts w:ascii="Times New Roman" w:hAnsi="Times New Roman" w:cs="Times New Roman"/>
              </w:rPr>
              <w:t>: N</w:t>
            </w:r>
            <w:r w:rsidRPr="000B7C69">
              <w:rPr>
                <w:rFonts w:ascii="Times New Roman" w:hAnsi="Times New Roman" w:cs="Times New Roman"/>
              </w:rPr>
              <w:t>ew year of WEF data</w:t>
            </w:r>
          </w:p>
          <w:p w14:paraId="3217353E" w14:textId="77777777" w:rsidR="00AC1A2B" w:rsidRPr="000B7C69" w:rsidRDefault="00AC1A2B" w:rsidP="00F041C8">
            <w:pPr>
              <w:rPr>
                <w:rFonts w:ascii="Times New Roman" w:hAnsi="Times New Roman" w:cs="Times New Roman"/>
              </w:rPr>
            </w:pPr>
          </w:p>
          <w:p w14:paraId="3F626151" w14:textId="56797FDE" w:rsidR="00AC1A2B" w:rsidRPr="000B7C69" w:rsidRDefault="00AC1A2B" w:rsidP="00F041C8">
            <w:pPr>
              <w:rPr>
                <w:rFonts w:ascii="Times New Roman" w:hAnsi="Times New Roman" w:cs="Times New Roman"/>
              </w:rPr>
            </w:pPr>
            <w:r w:rsidRPr="000B7C69">
              <w:rPr>
                <w:rFonts w:ascii="Times New Roman" w:hAnsi="Times New Roman" w:cs="Times New Roman"/>
                <w:i/>
              </w:rPr>
              <w:t>Travel warnings</w:t>
            </w:r>
            <w:r w:rsidR="005D2803">
              <w:rPr>
                <w:rFonts w:ascii="Times New Roman" w:hAnsi="Times New Roman" w:cs="Times New Roman"/>
              </w:rPr>
              <w:t>: N</w:t>
            </w:r>
            <w:r w:rsidRPr="000B7C69">
              <w:rPr>
                <w:rFonts w:ascii="Times New Roman" w:hAnsi="Times New Roman" w:cs="Times New Roman"/>
              </w:rPr>
              <w:t>ew year of data</w:t>
            </w:r>
          </w:p>
        </w:tc>
        <w:tc>
          <w:tcPr>
            <w:tcW w:w="3960" w:type="dxa"/>
          </w:tcPr>
          <w:p w14:paraId="3C3C3971"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Improved approach to dealing with travel warnings in the model</w:t>
            </w:r>
          </w:p>
        </w:tc>
        <w:tc>
          <w:tcPr>
            <w:tcW w:w="3780" w:type="dxa"/>
          </w:tcPr>
          <w:p w14:paraId="6D7475CC"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Retroactive changes to source data changed scores and there were a few changes to the travel warning classifications</w:t>
            </w:r>
          </w:p>
        </w:tc>
      </w:tr>
      <w:tr w:rsidR="00AC1A2B" w:rsidRPr="000B7C69" w14:paraId="2D2F82D5" w14:textId="77777777" w:rsidTr="00F041C8">
        <w:tc>
          <w:tcPr>
            <w:tcW w:w="1705" w:type="dxa"/>
          </w:tcPr>
          <w:p w14:paraId="22A40CB3" w14:textId="31372E41" w:rsidR="00AC1A2B" w:rsidRPr="000B7C69" w:rsidRDefault="00AC1A2B" w:rsidP="002C0C3E">
            <w:pPr>
              <w:rPr>
                <w:rFonts w:ascii="Times New Roman" w:hAnsi="Times New Roman" w:cs="Times New Roman"/>
              </w:rPr>
            </w:pPr>
            <w:r w:rsidRPr="000B7C69">
              <w:rPr>
                <w:rFonts w:ascii="Times New Roman" w:hAnsi="Times New Roman" w:cs="Times New Roman"/>
              </w:rPr>
              <w:t xml:space="preserve">Livelihoods </w:t>
            </w:r>
            <w:r w:rsidR="002C0C3E">
              <w:rPr>
                <w:rFonts w:ascii="Times New Roman" w:hAnsi="Times New Roman" w:cs="Times New Roman"/>
              </w:rPr>
              <w:t>&amp;</w:t>
            </w:r>
            <w:r w:rsidR="002C0C3E" w:rsidRPr="000B7C69">
              <w:rPr>
                <w:rFonts w:ascii="Times New Roman" w:hAnsi="Times New Roman" w:cs="Times New Roman"/>
              </w:rPr>
              <w:t xml:space="preserve"> </w:t>
            </w:r>
            <w:r w:rsidRPr="000B7C69">
              <w:rPr>
                <w:rFonts w:ascii="Times New Roman" w:hAnsi="Times New Roman" w:cs="Times New Roman"/>
              </w:rPr>
              <w:t>economies</w:t>
            </w:r>
          </w:p>
        </w:tc>
        <w:tc>
          <w:tcPr>
            <w:tcW w:w="3240" w:type="dxa"/>
          </w:tcPr>
          <w:p w14:paraId="223E7034" w14:textId="77777777" w:rsidR="005D2803" w:rsidRDefault="005D2803" w:rsidP="005D2803">
            <w:pPr>
              <w:rPr>
                <w:rFonts w:ascii="Times New Roman" w:hAnsi="Times New Roman" w:cs="Times New Roman"/>
              </w:rPr>
            </w:pPr>
            <w:r w:rsidRPr="00C13153">
              <w:rPr>
                <w:rFonts w:ascii="Times New Roman" w:hAnsi="Times New Roman" w:cs="Times New Roman"/>
                <w:i/>
              </w:rPr>
              <w:t xml:space="preserve">Jobs: </w:t>
            </w:r>
            <w:r w:rsidRPr="000B7C69">
              <w:rPr>
                <w:rFonts w:ascii="Times New Roman" w:hAnsi="Times New Roman" w:cs="Times New Roman"/>
              </w:rPr>
              <w:t>None</w:t>
            </w:r>
          </w:p>
          <w:p w14:paraId="506341B2" w14:textId="77777777" w:rsidR="005D2803" w:rsidRDefault="005D2803" w:rsidP="005D2803">
            <w:pPr>
              <w:rPr>
                <w:rFonts w:ascii="Times New Roman" w:hAnsi="Times New Roman" w:cs="Times New Roman"/>
              </w:rPr>
            </w:pPr>
            <w:r>
              <w:rPr>
                <w:rFonts w:ascii="Times New Roman" w:hAnsi="Times New Roman" w:cs="Times New Roman"/>
                <w:i/>
              </w:rPr>
              <w:t>Wages</w:t>
            </w:r>
            <w:r w:rsidRPr="00D45663">
              <w:rPr>
                <w:rFonts w:ascii="Times New Roman" w:hAnsi="Times New Roman" w:cs="Times New Roman"/>
                <w:i/>
              </w:rPr>
              <w:t xml:space="preserve">: </w:t>
            </w:r>
            <w:r w:rsidRPr="000B7C69">
              <w:rPr>
                <w:rFonts w:ascii="Times New Roman" w:hAnsi="Times New Roman" w:cs="Times New Roman"/>
              </w:rPr>
              <w:t>None</w:t>
            </w:r>
          </w:p>
          <w:p w14:paraId="0A87FB28" w14:textId="0ADC3C75" w:rsidR="00AC1A2B" w:rsidRPr="000B7C69" w:rsidRDefault="005D2803" w:rsidP="005D2803">
            <w:pPr>
              <w:rPr>
                <w:rFonts w:ascii="Times New Roman" w:hAnsi="Times New Roman" w:cs="Times New Roman"/>
              </w:rPr>
            </w:pPr>
            <w:r w:rsidRPr="00C13153">
              <w:rPr>
                <w:rFonts w:ascii="Times New Roman" w:hAnsi="Times New Roman" w:cs="Times New Roman"/>
                <w:i/>
              </w:rPr>
              <w:t xml:space="preserve">GDP: </w:t>
            </w:r>
            <w:r>
              <w:rPr>
                <w:rFonts w:ascii="Times New Roman" w:hAnsi="Times New Roman" w:cs="Times New Roman"/>
              </w:rPr>
              <w:t>None</w:t>
            </w:r>
          </w:p>
        </w:tc>
        <w:tc>
          <w:tcPr>
            <w:tcW w:w="3960" w:type="dxa"/>
          </w:tcPr>
          <w:p w14:paraId="1DBAF5FD"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None</w:t>
            </w:r>
          </w:p>
        </w:tc>
        <w:tc>
          <w:tcPr>
            <w:tcW w:w="3780" w:type="dxa"/>
          </w:tcPr>
          <w:p w14:paraId="287BB730" w14:textId="77777777" w:rsidR="00AC1A2B" w:rsidRPr="000B7C69" w:rsidRDefault="00AC1A2B" w:rsidP="00F041C8">
            <w:pPr>
              <w:rPr>
                <w:rFonts w:ascii="Times New Roman" w:hAnsi="Times New Roman" w:cs="Times New Roman"/>
              </w:rPr>
            </w:pPr>
            <w:r w:rsidRPr="000B7C69">
              <w:rPr>
                <w:rFonts w:ascii="Times New Roman" w:hAnsi="Times New Roman" w:cs="Times New Roman"/>
              </w:rPr>
              <w:t>None</w:t>
            </w:r>
          </w:p>
        </w:tc>
      </w:tr>
    </w:tbl>
    <w:p w14:paraId="1F178FF6" w14:textId="0B270E5C" w:rsidR="001B2716" w:rsidRDefault="008D5A5B" w:rsidP="00AB1423">
      <w:pPr>
        <w:rPr>
          <w:rFonts w:ascii="Times New Roman" w:hAnsi="Times New Roman" w:cs="Times New Roman"/>
        </w:rPr>
      </w:pPr>
      <w:ins w:id="375" w:author="Melanie Frazier" w:date="2017-05-15T12:26:00Z">
        <w:r w:rsidRPr="000B7C69">
          <w:rPr>
            <w:rFonts w:ascii="Times New Roman" w:hAnsi="Times New Roman" w:cs="Times New Roman"/>
          </w:rPr>
          <w:t>Description of updates to data and models used to calculate the status and trend scores for the global Ocean Health Index</w:t>
        </w:r>
      </w:ins>
      <w:ins w:id="376" w:author="Melanie Frazier" w:date="2017-05-15T12:27:00Z">
        <w:r>
          <w:rPr>
            <w:rFonts w:ascii="Times New Roman" w:hAnsi="Times New Roman" w:cs="Times New Roman"/>
          </w:rPr>
          <w:t xml:space="preserve"> 2016 assessment</w:t>
        </w:r>
      </w:ins>
      <w:ins w:id="377" w:author="Melanie Frazier" w:date="2017-05-15T12:26:00Z">
        <w:r w:rsidRPr="000B7C69">
          <w:rPr>
            <w:rFonts w:ascii="Times New Roman" w:hAnsi="Times New Roman" w:cs="Times New Roman"/>
          </w:rPr>
          <w:t>.</w:t>
        </w:r>
      </w:ins>
    </w:p>
    <w:p w14:paraId="2CF63F4B" w14:textId="77777777" w:rsidR="0092343E" w:rsidRDefault="0092343E" w:rsidP="00AB1423">
      <w:pPr>
        <w:rPr>
          <w:rFonts w:ascii="Times New Roman" w:hAnsi="Times New Roman" w:cs="Times New Roman"/>
        </w:rPr>
      </w:pPr>
    </w:p>
    <w:p w14:paraId="63C70D05" w14:textId="77777777" w:rsidR="008D5A5B" w:rsidRDefault="008D5A5B" w:rsidP="00AB1423">
      <w:pPr>
        <w:rPr>
          <w:ins w:id="378" w:author="Melanie Frazier" w:date="2017-05-15T12:28:00Z"/>
          <w:rFonts w:ascii="Times New Roman" w:hAnsi="Times New Roman" w:cs="Times New Roman"/>
        </w:rPr>
      </w:pPr>
      <w:ins w:id="379" w:author="Melanie Frazier" w:date="2017-05-15T12:27:00Z">
        <w:r w:rsidRPr="00F8002A">
          <w:rPr>
            <w:rFonts w:ascii="Times New Roman" w:hAnsi="Times New Roman" w:cs="Times New Roman"/>
            <w:b/>
          </w:rPr>
          <w:t xml:space="preserve">Table </w:t>
        </w:r>
        <w:r>
          <w:rPr>
            <w:rFonts w:ascii="Times New Roman" w:hAnsi="Times New Roman" w:cs="Times New Roman"/>
            <w:b/>
          </w:rPr>
          <w:t>2</w:t>
        </w:r>
        <w:r w:rsidRPr="00F8002A">
          <w:rPr>
            <w:rFonts w:ascii="Times New Roman" w:hAnsi="Times New Roman" w:cs="Times New Roman"/>
            <w:b/>
          </w:rPr>
          <w:t xml:space="preserve">. </w:t>
        </w:r>
        <w:r>
          <w:rPr>
            <w:rFonts w:ascii="Times New Roman" w:hAnsi="Times New Roman" w:cs="Times New Roman"/>
            <w:b/>
          </w:rPr>
          <w:t xml:space="preserve">Updates to </w:t>
        </w:r>
      </w:ins>
      <w:ins w:id="380" w:author="Melanie Frazier" w:date="2017-05-15T12:28:00Z">
        <w:r>
          <w:rPr>
            <w:rFonts w:ascii="Times New Roman" w:hAnsi="Times New Roman" w:cs="Times New Roman"/>
            <w:b/>
          </w:rPr>
          <w:t>pressure</w:t>
        </w:r>
      </w:ins>
      <w:ins w:id="381" w:author="Melanie Frazier" w:date="2017-05-15T12:27:00Z">
        <w:r>
          <w:rPr>
            <w:rFonts w:ascii="Times New Roman" w:hAnsi="Times New Roman" w:cs="Times New Roman"/>
            <w:b/>
          </w:rPr>
          <w:t xml:space="preserve"> </w:t>
        </w:r>
        <w:r w:rsidRPr="00F8002A">
          <w:rPr>
            <w:rFonts w:ascii="Times New Roman" w:hAnsi="Times New Roman" w:cs="Times New Roman"/>
            <w:b/>
          </w:rPr>
          <w:t>data and models.</w:t>
        </w:r>
        <w:r>
          <w:rPr>
            <w:rFonts w:ascii="Times New Roman" w:hAnsi="Times New Roman" w:cs="Times New Roman"/>
          </w:rPr>
          <w:t xml:space="preserve"> </w:t>
        </w:r>
      </w:ins>
    </w:p>
    <w:p w14:paraId="7583964C" w14:textId="664B6A55" w:rsidR="00394662" w:rsidRPr="000B7C69" w:rsidRDefault="00123F00" w:rsidP="00AB1423">
      <w:pPr>
        <w:rPr>
          <w:rFonts w:ascii="Times New Roman" w:hAnsi="Times New Roman" w:cs="Times New Roman"/>
        </w:rPr>
      </w:pPr>
      <w:del w:id="382" w:author="Melanie Frazier" w:date="2017-05-15T12:28:00Z">
        <w:r w:rsidRPr="0092343E" w:rsidDel="008D5A5B">
          <w:rPr>
            <w:rFonts w:ascii="Times New Roman" w:hAnsi="Times New Roman" w:cs="Times New Roman"/>
            <w:b/>
          </w:rPr>
          <w:delText xml:space="preserve">Table 2: </w:delText>
        </w:r>
        <w:r w:rsidRPr="000B7C69" w:rsidDel="008D5A5B">
          <w:rPr>
            <w:rFonts w:ascii="Times New Roman" w:hAnsi="Times New Roman" w:cs="Times New Roman"/>
          </w:rPr>
          <w:delText>Description of updates to data and methods used to calculate the pressure scores for the global Ocean Health Index.</w:delText>
        </w:r>
      </w:del>
    </w:p>
    <w:tbl>
      <w:tblPr>
        <w:tblStyle w:val="TableGrid"/>
        <w:tblW w:w="0" w:type="auto"/>
        <w:tblLook w:val="04A0" w:firstRow="1" w:lastRow="0" w:firstColumn="1" w:lastColumn="0" w:noHBand="0" w:noVBand="1"/>
      </w:tblPr>
      <w:tblGrid>
        <w:gridCol w:w="3145"/>
        <w:gridCol w:w="2520"/>
        <w:gridCol w:w="2880"/>
        <w:gridCol w:w="4140"/>
      </w:tblGrid>
      <w:tr w:rsidR="00123F00" w:rsidRPr="000B7C69" w14:paraId="03271366" w14:textId="77777777" w:rsidTr="00F041C8">
        <w:tc>
          <w:tcPr>
            <w:tcW w:w="3145" w:type="dxa"/>
          </w:tcPr>
          <w:p w14:paraId="0387AAE9" w14:textId="52DA2247" w:rsidR="00123F00" w:rsidRPr="000B7C69" w:rsidRDefault="00123F00" w:rsidP="00F041C8">
            <w:pPr>
              <w:rPr>
                <w:rFonts w:ascii="Times New Roman" w:hAnsi="Times New Roman" w:cs="Times New Roman"/>
                <w:b/>
              </w:rPr>
            </w:pPr>
            <w:r w:rsidRPr="000B7C69">
              <w:rPr>
                <w:rFonts w:ascii="Times New Roman" w:hAnsi="Times New Roman" w:cs="Times New Roman"/>
                <w:b/>
              </w:rPr>
              <w:t>Pressure</w:t>
            </w:r>
          </w:p>
        </w:tc>
        <w:tc>
          <w:tcPr>
            <w:tcW w:w="2520" w:type="dxa"/>
          </w:tcPr>
          <w:p w14:paraId="06B45FD3" w14:textId="77777777" w:rsidR="00123F00" w:rsidRPr="000B7C69" w:rsidRDefault="00123F00" w:rsidP="00F041C8">
            <w:pPr>
              <w:rPr>
                <w:rFonts w:ascii="Times New Roman" w:hAnsi="Times New Roman" w:cs="Times New Roman"/>
                <w:b/>
              </w:rPr>
            </w:pPr>
            <w:r w:rsidRPr="000B7C69">
              <w:rPr>
                <w:rFonts w:ascii="Times New Roman" w:hAnsi="Times New Roman" w:cs="Times New Roman"/>
                <w:b/>
              </w:rPr>
              <w:t>Updates to data</w:t>
            </w:r>
          </w:p>
        </w:tc>
        <w:tc>
          <w:tcPr>
            <w:tcW w:w="2880" w:type="dxa"/>
          </w:tcPr>
          <w:p w14:paraId="50CCD773" w14:textId="4C2BF8B8" w:rsidR="00123F00" w:rsidRPr="000B7C69" w:rsidRDefault="00123F00" w:rsidP="00F041C8">
            <w:pPr>
              <w:rPr>
                <w:rFonts w:ascii="Times New Roman" w:hAnsi="Times New Roman" w:cs="Times New Roman"/>
                <w:b/>
              </w:rPr>
            </w:pPr>
            <w:r w:rsidRPr="000B7C69">
              <w:rPr>
                <w:rFonts w:ascii="Times New Roman" w:hAnsi="Times New Roman" w:cs="Times New Roman"/>
                <w:b/>
              </w:rPr>
              <w:t>Updates to data prep or model</w:t>
            </w:r>
          </w:p>
        </w:tc>
        <w:tc>
          <w:tcPr>
            <w:tcW w:w="4140" w:type="dxa"/>
          </w:tcPr>
          <w:p w14:paraId="5D7240A6" w14:textId="77777777" w:rsidR="00123F00" w:rsidRPr="000B7C69" w:rsidRDefault="00123F00" w:rsidP="00F041C8">
            <w:pPr>
              <w:rPr>
                <w:rFonts w:ascii="Times New Roman" w:hAnsi="Times New Roman" w:cs="Times New Roman"/>
                <w:b/>
              </w:rPr>
            </w:pPr>
            <w:r w:rsidRPr="000B7C69">
              <w:rPr>
                <w:rFonts w:ascii="Times New Roman" w:hAnsi="Times New Roman" w:cs="Times New Roman"/>
                <w:b/>
              </w:rPr>
              <w:t>Notes</w:t>
            </w:r>
          </w:p>
        </w:tc>
      </w:tr>
      <w:tr w:rsidR="00123F00" w:rsidRPr="000B7C69" w14:paraId="519153E9" w14:textId="77777777" w:rsidTr="00F041C8">
        <w:tc>
          <w:tcPr>
            <w:tcW w:w="3145" w:type="dxa"/>
          </w:tcPr>
          <w:p w14:paraId="0D1FE389"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Social: World Governance Index</w:t>
            </w:r>
          </w:p>
        </w:tc>
        <w:tc>
          <w:tcPr>
            <w:tcW w:w="2520" w:type="dxa"/>
          </w:tcPr>
          <w:p w14:paraId="1B68AA15" w14:textId="474C327A" w:rsidR="00123F00" w:rsidRPr="000B7C69" w:rsidRDefault="00123F00" w:rsidP="00F041C8">
            <w:pPr>
              <w:rPr>
                <w:rFonts w:ascii="Times New Roman" w:hAnsi="Times New Roman" w:cs="Times New Roman"/>
              </w:rPr>
            </w:pPr>
            <w:r w:rsidRPr="000B7C69">
              <w:rPr>
                <w:rFonts w:ascii="Times New Roman" w:hAnsi="Times New Roman" w:cs="Times New Roman"/>
              </w:rPr>
              <w:t>Additional year</w:t>
            </w:r>
            <w:r w:rsidR="00520840">
              <w:rPr>
                <w:rFonts w:ascii="Times New Roman" w:hAnsi="Times New Roman" w:cs="Times New Roman"/>
              </w:rPr>
              <w:t>s</w:t>
            </w:r>
            <w:r w:rsidRPr="000B7C69">
              <w:rPr>
                <w:rFonts w:ascii="Times New Roman" w:hAnsi="Times New Roman" w:cs="Times New Roman"/>
              </w:rPr>
              <w:t xml:space="preserve"> of data</w:t>
            </w:r>
          </w:p>
        </w:tc>
        <w:tc>
          <w:tcPr>
            <w:tcW w:w="2880" w:type="dxa"/>
          </w:tcPr>
          <w:p w14:paraId="1951B1A7"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Small improvement to gapfilling</w:t>
            </w:r>
          </w:p>
        </w:tc>
        <w:tc>
          <w:tcPr>
            <w:tcW w:w="4140" w:type="dxa"/>
          </w:tcPr>
          <w:p w14:paraId="6E190994"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Small changes in a handful of countries</w:t>
            </w:r>
          </w:p>
        </w:tc>
      </w:tr>
      <w:tr w:rsidR="00123F00" w:rsidRPr="000B7C69" w14:paraId="3DFC80FD" w14:textId="77777777" w:rsidTr="00F041C8">
        <w:tc>
          <w:tcPr>
            <w:tcW w:w="3145" w:type="dxa"/>
          </w:tcPr>
          <w:p w14:paraId="54ED05FA" w14:textId="07179DDE" w:rsidR="00123F00" w:rsidRPr="000B7C69" w:rsidRDefault="00123F00" w:rsidP="00F041C8">
            <w:pPr>
              <w:rPr>
                <w:rFonts w:ascii="Times New Roman" w:hAnsi="Times New Roman" w:cs="Times New Roman"/>
              </w:rPr>
            </w:pPr>
            <w:r w:rsidRPr="000B7C69">
              <w:rPr>
                <w:rFonts w:ascii="Times New Roman" w:hAnsi="Times New Roman" w:cs="Times New Roman"/>
              </w:rPr>
              <w:t xml:space="preserve">Social: Social Progress Index </w:t>
            </w:r>
          </w:p>
        </w:tc>
        <w:tc>
          <w:tcPr>
            <w:tcW w:w="2520" w:type="dxa"/>
          </w:tcPr>
          <w:p w14:paraId="240B2974"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New pressure layer</w:t>
            </w:r>
          </w:p>
        </w:tc>
        <w:tc>
          <w:tcPr>
            <w:tcW w:w="2880" w:type="dxa"/>
          </w:tcPr>
          <w:p w14:paraId="5B42149D"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New pressure layer</w:t>
            </w:r>
          </w:p>
        </w:tc>
        <w:tc>
          <w:tcPr>
            <w:tcW w:w="4140" w:type="dxa"/>
          </w:tcPr>
          <w:p w14:paraId="111DC433"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Tended to increase pressure scores because SPI scores tend to be higher than WGI scores (the other component of social resilience)</w:t>
            </w:r>
          </w:p>
        </w:tc>
      </w:tr>
      <w:tr w:rsidR="00123F00" w:rsidRPr="000B7C69" w14:paraId="46D82DA3" w14:textId="77777777" w:rsidTr="00F041C8">
        <w:tc>
          <w:tcPr>
            <w:tcW w:w="3145" w:type="dxa"/>
          </w:tcPr>
          <w:p w14:paraId="1BCB68BC" w14:textId="65EABF1E" w:rsidR="00123F00" w:rsidRPr="000B7C69" w:rsidRDefault="00123F00" w:rsidP="00F041C8">
            <w:pPr>
              <w:rPr>
                <w:rFonts w:ascii="Times New Roman" w:hAnsi="Times New Roman" w:cs="Times New Roman"/>
              </w:rPr>
            </w:pPr>
            <w:r w:rsidRPr="000B7C69">
              <w:rPr>
                <w:rFonts w:ascii="Times New Roman" w:hAnsi="Times New Roman" w:cs="Times New Roman"/>
              </w:rPr>
              <w:t>Climate change: Ocean acidification</w:t>
            </w:r>
          </w:p>
        </w:tc>
        <w:tc>
          <w:tcPr>
            <w:tcW w:w="2520" w:type="dxa"/>
          </w:tcPr>
          <w:p w14:paraId="657DB1D0" w14:textId="51393C20" w:rsidR="00123F00" w:rsidRPr="000B7C69" w:rsidRDefault="00123F00" w:rsidP="00F041C8">
            <w:pPr>
              <w:rPr>
                <w:rFonts w:ascii="Times New Roman" w:hAnsi="Times New Roman" w:cs="Times New Roman"/>
              </w:rPr>
            </w:pPr>
            <w:r w:rsidRPr="000B7C69">
              <w:rPr>
                <w:rFonts w:ascii="Times New Roman" w:hAnsi="Times New Roman" w:cs="Times New Roman"/>
              </w:rPr>
              <w:t>Additional year</w:t>
            </w:r>
            <w:r w:rsidR="00520840">
              <w:rPr>
                <w:rFonts w:ascii="Times New Roman" w:hAnsi="Times New Roman" w:cs="Times New Roman"/>
              </w:rPr>
              <w:t>s</w:t>
            </w:r>
            <w:r w:rsidRPr="000B7C69">
              <w:rPr>
                <w:rFonts w:ascii="Times New Roman" w:hAnsi="Times New Roman" w:cs="Times New Roman"/>
              </w:rPr>
              <w:t xml:space="preserve"> of data</w:t>
            </w:r>
          </w:p>
        </w:tc>
        <w:tc>
          <w:tcPr>
            <w:tcW w:w="2880" w:type="dxa"/>
          </w:tcPr>
          <w:p w14:paraId="221B5746"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Improved rescaling method: values greater than biological threshold of 1 are rescaled based on their absolute change in aragonite saturation state weighted by distance to 1 (closer to 1, higher pressure value)</w:t>
            </w:r>
          </w:p>
        </w:tc>
        <w:tc>
          <w:tcPr>
            <w:tcW w:w="4140" w:type="dxa"/>
          </w:tcPr>
          <w:p w14:paraId="0DEFE2B0"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Pressure scores tended to decrease very slightly</w:t>
            </w:r>
          </w:p>
        </w:tc>
      </w:tr>
      <w:tr w:rsidR="00123F00" w:rsidRPr="000B7C69" w14:paraId="6FDEA3DE" w14:textId="77777777" w:rsidTr="00F041C8">
        <w:tc>
          <w:tcPr>
            <w:tcW w:w="3145" w:type="dxa"/>
          </w:tcPr>
          <w:p w14:paraId="6E5BACCA"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Climate change: UV</w:t>
            </w:r>
          </w:p>
          <w:p w14:paraId="4E00B4C6" w14:textId="2EF1E3B0" w:rsidR="00123F00" w:rsidRPr="000B7C69" w:rsidRDefault="00123F00" w:rsidP="00F041C8">
            <w:pPr>
              <w:rPr>
                <w:rFonts w:ascii="Times New Roman" w:hAnsi="Times New Roman" w:cs="Times New Roman"/>
              </w:rPr>
            </w:pPr>
          </w:p>
        </w:tc>
        <w:tc>
          <w:tcPr>
            <w:tcW w:w="2520" w:type="dxa"/>
          </w:tcPr>
          <w:p w14:paraId="0C23DF48" w14:textId="1BC46E3F" w:rsidR="00123F00" w:rsidRPr="000B7C69" w:rsidRDefault="00123F00" w:rsidP="00F041C8">
            <w:pPr>
              <w:rPr>
                <w:rFonts w:ascii="Times New Roman" w:hAnsi="Times New Roman" w:cs="Times New Roman"/>
              </w:rPr>
            </w:pPr>
            <w:r w:rsidRPr="000B7C69">
              <w:rPr>
                <w:rFonts w:ascii="Times New Roman" w:hAnsi="Times New Roman" w:cs="Times New Roman"/>
              </w:rPr>
              <w:t>Additional year</w:t>
            </w:r>
            <w:r w:rsidR="00520840">
              <w:rPr>
                <w:rFonts w:ascii="Times New Roman" w:hAnsi="Times New Roman" w:cs="Times New Roman"/>
              </w:rPr>
              <w:t>s of</w:t>
            </w:r>
            <w:r w:rsidRPr="000B7C69">
              <w:rPr>
                <w:rFonts w:ascii="Times New Roman" w:hAnsi="Times New Roman" w:cs="Times New Roman"/>
              </w:rPr>
              <w:t xml:space="preserve"> data;</w:t>
            </w:r>
          </w:p>
          <w:p w14:paraId="57398E58"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limited data to only one dataset (previous calculations used a different dataset for the reference point)</w:t>
            </w:r>
          </w:p>
        </w:tc>
        <w:tc>
          <w:tcPr>
            <w:tcW w:w="2880" w:type="dxa"/>
          </w:tcPr>
          <w:p w14:paraId="5616A0DB"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Improved reference point; New reference point is the 99.99</w:t>
            </w:r>
            <w:r w:rsidRPr="000B7C69">
              <w:rPr>
                <w:rFonts w:ascii="Times New Roman" w:hAnsi="Times New Roman" w:cs="Times New Roman"/>
                <w:vertAlign w:val="superscript"/>
              </w:rPr>
              <w:t>th</w:t>
            </w:r>
            <w:r w:rsidRPr="000B7C69">
              <w:rPr>
                <w:rFonts w:ascii="Times New Roman" w:hAnsi="Times New Roman" w:cs="Times New Roman"/>
              </w:rPr>
              <w:t xml:space="preserve"> quantile of the entire time series </w:t>
            </w:r>
          </w:p>
        </w:tc>
        <w:tc>
          <w:tcPr>
            <w:tcW w:w="4140" w:type="dxa"/>
          </w:tcPr>
          <w:p w14:paraId="3D25D810"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Very slight decrease in pressure score</w:t>
            </w:r>
          </w:p>
        </w:tc>
      </w:tr>
      <w:tr w:rsidR="00123F00" w:rsidRPr="000B7C69" w14:paraId="6C377367" w14:textId="77777777" w:rsidTr="00F041C8">
        <w:tc>
          <w:tcPr>
            <w:tcW w:w="3145" w:type="dxa"/>
          </w:tcPr>
          <w:p w14:paraId="4B41757B"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Climate change: Sea level rise</w:t>
            </w:r>
          </w:p>
          <w:p w14:paraId="2944D6DD" w14:textId="69876EBB" w:rsidR="00123F00" w:rsidRPr="000B7C69" w:rsidRDefault="00123F00" w:rsidP="00F041C8">
            <w:pPr>
              <w:rPr>
                <w:rFonts w:ascii="Times New Roman" w:hAnsi="Times New Roman" w:cs="Times New Roman"/>
              </w:rPr>
            </w:pPr>
          </w:p>
        </w:tc>
        <w:tc>
          <w:tcPr>
            <w:tcW w:w="2520" w:type="dxa"/>
          </w:tcPr>
          <w:p w14:paraId="50F39455" w14:textId="7DE6E540" w:rsidR="00123F00" w:rsidRPr="000B7C69" w:rsidRDefault="00123F00" w:rsidP="002968A1">
            <w:pPr>
              <w:rPr>
                <w:rFonts w:ascii="Times New Roman" w:hAnsi="Times New Roman" w:cs="Times New Roman"/>
              </w:rPr>
            </w:pPr>
            <w:r w:rsidRPr="000B7C69">
              <w:rPr>
                <w:rFonts w:ascii="Times New Roman" w:hAnsi="Times New Roman" w:cs="Times New Roman"/>
              </w:rPr>
              <w:t>Improved data (higher temporal resolution)</w:t>
            </w:r>
            <w:r w:rsidR="002968A1">
              <w:rPr>
                <w:rFonts w:ascii="Times New Roman" w:hAnsi="Times New Roman" w:cs="Times New Roman"/>
              </w:rPr>
              <w:t xml:space="preserve"> along with more recent data</w:t>
            </w:r>
          </w:p>
        </w:tc>
        <w:tc>
          <w:tcPr>
            <w:tcW w:w="2880" w:type="dxa"/>
          </w:tcPr>
          <w:p w14:paraId="2B8E55A0"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Clip pressure to near offshore areas (rather than including entire EEZ, which is not biologically relevant);</w:t>
            </w:r>
          </w:p>
          <w:p w14:paraId="0E779F50"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Improved reference point: 99.99</w:t>
            </w:r>
            <w:r w:rsidRPr="000B7C69">
              <w:rPr>
                <w:rFonts w:ascii="Times New Roman" w:hAnsi="Times New Roman" w:cs="Times New Roman"/>
                <w:vertAlign w:val="superscript"/>
              </w:rPr>
              <w:t>th</w:t>
            </w:r>
            <w:r w:rsidRPr="000B7C69">
              <w:rPr>
                <w:rFonts w:ascii="Times New Roman" w:hAnsi="Times New Roman" w:cs="Times New Roman"/>
              </w:rPr>
              <w:t xml:space="preserve"> quantile across the entire timeseries</w:t>
            </w:r>
          </w:p>
        </w:tc>
        <w:tc>
          <w:tcPr>
            <w:tcW w:w="4140" w:type="dxa"/>
          </w:tcPr>
          <w:p w14:paraId="1E277EC8"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Very small (&lt;5 points) increase in pressure score</w:t>
            </w:r>
          </w:p>
        </w:tc>
      </w:tr>
      <w:tr w:rsidR="00123F00" w:rsidRPr="000B7C69" w14:paraId="60A4678F" w14:textId="77777777" w:rsidTr="00F041C8">
        <w:tc>
          <w:tcPr>
            <w:tcW w:w="3145" w:type="dxa"/>
          </w:tcPr>
          <w:p w14:paraId="60AB4BC9" w14:textId="74BD6B60" w:rsidR="00123F00" w:rsidRPr="000B7C69" w:rsidRDefault="00123F00" w:rsidP="00F041C8">
            <w:pPr>
              <w:rPr>
                <w:rFonts w:ascii="Times New Roman" w:hAnsi="Times New Roman" w:cs="Times New Roman"/>
              </w:rPr>
            </w:pPr>
            <w:r w:rsidRPr="000B7C69">
              <w:rPr>
                <w:rFonts w:ascii="Times New Roman" w:hAnsi="Times New Roman" w:cs="Times New Roman"/>
              </w:rPr>
              <w:t xml:space="preserve">Climate change: Sea surface </w:t>
            </w:r>
            <w:r w:rsidRPr="000B7C69">
              <w:rPr>
                <w:rFonts w:ascii="Times New Roman" w:hAnsi="Times New Roman" w:cs="Times New Roman"/>
              </w:rPr>
              <w:lastRenderedPageBreak/>
              <w:t>temperature</w:t>
            </w:r>
          </w:p>
        </w:tc>
        <w:tc>
          <w:tcPr>
            <w:tcW w:w="2520" w:type="dxa"/>
          </w:tcPr>
          <w:p w14:paraId="26873995"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lastRenderedPageBreak/>
              <w:t>None</w:t>
            </w:r>
          </w:p>
        </w:tc>
        <w:tc>
          <w:tcPr>
            <w:tcW w:w="2880" w:type="dxa"/>
          </w:tcPr>
          <w:p w14:paraId="2CB8E19F"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 xml:space="preserve">Improved reference point: </w:t>
            </w:r>
            <w:r w:rsidRPr="000B7C69">
              <w:rPr>
                <w:rFonts w:ascii="Times New Roman" w:hAnsi="Times New Roman" w:cs="Times New Roman"/>
              </w:rPr>
              <w:lastRenderedPageBreak/>
              <w:t>99.99</w:t>
            </w:r>
            <w:r w:rsidRPr="000B7C69">
              <w:rPr>
                <w:rFonts w:ascii="Times New Roman" w:hAnsi="Times New Roman" w:cs="Times New Roman"/>
                <w:vertAlign w:val="superscript"/>
              </w:rPr>
              <w:t>th</w:t>
            </w:r>
            <w:r w:rsidRPr="000B7C69">
              <w:rPr>
                <w:rFonts w:ascii="Times New Roman" w:hAnsi="Times New Roman" w:cs="Times New Roman"/>
              </w:rPr>
              <w:t xml:space="preserve"> quantile across the entire timeseries</w:t>
            </w:r>
          </w:p>
        </w:tc>
        <w:tc>
          <w:tcPr>
            <w:tcW w:w="4140" w:type="dxa"/>
          </w:tcPr>
          <w:p w14:paraId="4BB45818"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lastRenderedPageBreak/>
              <w:t xml:space="preserve">Resulted in a slight increase in pressure </w:t>
            </w:r>
            <w:r w:rsidRPr="000B7C69">
              <w:rPr>
                <w:rFonts w:ascii="Times New Roman" w:hAnsi="Times New Roman" w:cs="Times New Roman"/>
              </w:rPr>
              <w:lastRenderedPageBreak/>
              <w:t>scores (most regions &lt; 2.5 points)</w:t>
            </w:r>
          </w:p>
        </w:tc>
      </w:tr>
      <w:tr w:rsidR="00123F00" w:rsidRPr="000B7C69" w14:paraId="000B2B23" w14:textId="77777777" w:rsidTr="00F041C8">
        <w:tc>
          <w:tcPr>
            <w:tcW w:w="3145" w:type="dxa"/>
          </w:tcPr>
          <w:p w14:paraId="1E25C6CC"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Pollution: Land-based nutrient pollution</w:t>
            </w:r>
          </w:p>
        </w:tc>
        <w:tc>
          <w:tcPr>
            <w:tcW w:w="2520" w:type="dxa"/>
          </w:tcPr>
          <w:p w14:paraId="2A483E87" w14:textId="59C61976" w:rsidR="00123F00" w:rsidRPr="000B7C69" w:rsidRDefault="00123F00" w:rsidP="00F041C8">
            <w:pPr>
              <w:rPr>
                <w:rFonts w:ascii="Times New Roman" w:hAnsi="Times New Roman" w:cs="Times New Roman"/>
              </w:rPr>
            </w:pPr>
            <w:r w:rsidRPr="000B7C69">
              <w:rPr>
                <w:rFonts w:ascii="Times New Roman" w:hAnsi="Times New Roman" w:cs="Times New Roman"/>
              </w:rPr>
              <w:t>Additional year</w:t>
            </w:r>
            <w:r w:rsidR="00520840">
              <w:rPr>
                <w:rFonts w:ascii="Times New Roman" w:hAnsi="Times New Roman" w:cs="Times New Roman"/>
              </w:rPr>
              <w:t>s</w:t>
            </w:r>
            <w:r w:rsidRPr="000B7C69">
              <w:rPr>
                <w:rFonts w:ascii="Times New Roman" w:hAnsi="Times New Roman" w:cs="Times New Roman"/>
              </w:rPr>
              <w:t xml:space="preserve"> of FAO fertilizer data</w:t>
            </w:r>
          </w:p>
        </w:tc>
        <w:tc>
          <w:tcPr>
            <w:tcW w:w="2880" w:type="dxa"/>
          </w:tcPr>
          <w:p w14:paraId="30938049"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4140" w:type="dxa"/>
          </w:tcPr>
          <w:p w14:paraId="25AD2FB0" w14:textId="77777777" w:rsidR="00123F00" w:rsidRPr="000B7C69" w:rsidRDefault="00123F00" w:rsidP="00F041C8">
            <w:pPr>
              <w:rPr>
                <w:rFonts w:ascii="Times New Roman" w:hAnsi="Times New Roman" w:cs="Times New Roman"/>
              </w:rPr>
            </w:pPr>
          </w:p>
        </w:tc>
      </w:tr>
      <w:tr w:rsidR="00123F00" w:rsidRPr="000B7C69" w14:paraId="054C0EC6" w14:textId="77777777" w:rsidTr="00F041C8">
        <w:tc>
          <w:tcPr>
            <w:tcW w:w="3145" w:type="dxa"/>
          </w:tcPr>
          <w:p w14:paraId="47829A08"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Pollution: Chemical pollution</w:t>
            </w:r>
          </w:p>
        </w:tc>
        <w:tc>
          <w:tcPr>
            <w:tcW w:w="2520" w:type="dxa"/>
          </w:tcPr>
          <w:p w14:paraId="785C0736" w14:textId="64EBF234" w:rsidR="00123F00" w:rsidRPr="000B7C69" w:rsidRDefault="00123F00" w:rsidP="00F041C8">
            <w:pPr>
              <w:rPr>
                <w:rFonts w:ascii="Times New Roman" w:hAnsi="Times New Roman" w:cs="Times New Roman"/>
              </w:rPr>
            </w:pPr>
            <w:r w:rsidRPr="000B7C69">
              <w:rPr>
                <w:rFonts w:ascii="Times New Roman" w:hAnsi="Times New Roman" w:cs="Times New Roman"/>
              </w:rPr>
              <w:t>Organic land-based: additional year</w:t>
            </w:r>
            <w:r w:rsidR="00520840">
              <w:rPr>
                <w:rFonts w:ascii="Times New Roman" w:hAnsi="Times New Roman" w:cs="Times New Roman"/>
              </w:rPr>
              <w:t>s of</w:t>
            </w:r>
            <w:r w:rsidRPr="000B7C69">
              <w:rPr>
                <w:rFonts w:ascii="Times New Roman" w:hAnsi="Times New Roman" w:cs="Times New Roman"/>
              </w:rPr>
              <w:t xml:space="preserve"> FAO pesticide data</w:t>
            </w:r>
          </w:p>
          <w:p w14:paraId="7D8D9614" w14:textId="77777777" w:rsidR="00123F00" w:rsidRPr="000B7C69" w:rsidRDefault="00123F00" w:rsidP="00F041C8">
            <w:pPr>
              <w:rPr>
                <w:rFonts w:ascii="Times New Roman" w:hAnsi="Times New Roman" w:cs="Times New Roman"/>
              </w:rPr>
            </w:pPr>
          </w:p>
          <w:p w14:paraId="3BC37A06"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Shipping ports: None</w:t>
            </w:r>
          </w:p>
          <w:p w14:paraId="552CFC4A" w14:textId="77777777" w:rsidR="00123F00" w:rsidRPr="000B7C69" w:rsidRDefault="00123F00" w:rsidP="00F041C8">
            <w:pPr>
              <w:rPr>
                <w:rFonts w:ascii="Times New Roman" w:hAnsi="Times New Roman" w:cs="Times New Roman"/>
              </w:rPr>
            </w:pPr>
          </w:p>
          <w:p w14:paraId="39D780FE"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 xml:space="preserve">Inorganic land-based: None </w:t>
            </w:r>
          </w:p>
        </w:tc>
        <w:tc>
          <w:tcPr>
            <w:tcW w:w="2880" w:type="dxa"/>
          </w:tcPr>
          <w:p w14:paraId="1B7C6F83"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4140" w:type="dxa"/>
          </w:tcPr>
          <w:p w14:paraId="0FCEA2E6" w14:textId="77777777" w:rsidR="00123F00" w:rsidRPr="000B7C69" w:rsidRDefault="00123F00" w:rsidP="00F041C8">
            <w:pPr>
              <w:rPr>
                <w:rFonts w:ascii="Times New Roman" w:hAnsi="Times New Roman" w:cs="Times New Roman"/>
              </w:rPr>
            </w:pPr>
          </w:p>
        </w:tc>
      </w:tr>
      <w:tr w:rsidR="00123F00" w:rsidRPr="000B7C69" w14:paraId="4FCC773F" w14:textId="77777777" w:rsidTr="00F041C8">
        <w:tc>
          <w:tcPr>
            <w:tcW w:w="3145" w:type="dxa"/>
          </w:tcPr>
          <w:p w14:paraId="51DF84C4"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Pollution: Trash</w:t>
            </w:r>
          </w:p>
        </w:tc>
        <w:tc>
          <w:tcPr>
            <w:tcW w:w="2520" w:type="dxa"/>
          </w:tcPr>
          <w:p w14:paraId="06F52DF2"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2880" w:type="dxa"/>
          </w:tcPr>
          <w:p w14:paraId="06F04F1F"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4140" w:type="dxa"/>
          </w:tcPr>
          <w:p w14:paraId="4C180033" w14:textId="77777777" w:rsidR="00123F00" w:rsidRPr="000B7C69" w:rsidRDefault="00123F00" w:rsidP="00F041C8">
            <w:pPr>
              <w:rPr>
                <w:rFonts w:ascii="Times New Roman" w:hAnsi="Times New Roman" w:cs="Times New Roman"/>
              </w:rPr>
            </w:pPr>
          </w:p>
        </w:tc>
      </w:tr>
      <w:tr w:rsidR="00123F00" w:rsidRPr="000B7C69" w14:paraId="4E6B25EA" w14:textId="77777777" w:rsidTr="00F041C8">
        <w:tc>
          <w:tcPr>
            <w:tcW w:w="3145" w:type="dxa"/>
          </w:tcPr>
          <w:p w14:paraId="72079A1A"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Pollution: Pathogens</w:t>
            </w:r>
          </w:p>
        </w:tc>
        <w:tc>
          <w:tcPr>
            <w:tcW w:w="2520" w:type="dxa"/>
          </w:tcPr>
          <w:p w14:paraId="28AFDF11"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2880" w:type="dxa"/>
          </w:tcPr>
          <w:p w14:paraId="7E0D602B"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4140" w:type="dxa"/>
          </w:tcPr>
          <w:p w14:paraId="622F5F62" w14:textId="77777777" w:rsidR="00123F00" w:rsidRPr="000B7C69" w:rsidRDefault="00123F00" w:rsidP="00F041C8">
            <w:pPr>
              <w:rPr>
                <w:rFonts w:ascii="Times New Roman" w:hAnsi="Times New Roman" w:cs="Times New Roman"/>
              </w:rPr>
            </w:pPr>
          </w:p>
        </w:tc>
      </w:tr>
      <w:tr w:rsidR="00123F00" w:rsidRPr="000B7C69" w14:paraId="4F7EBBB3" w14:textId="77777777" w:rsidTr="00F041C8">
        <w:tc>
          <w:tcPr>
            <w:tcW w:w="3145" w:type="dxa"/>
          </w:tcPr>
          <w:p w14:paraId="7F9A70C0"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Species: Genetic escapes</w:t>
            </w:r>
          </w:p>
        </w:tc>
        <w:tc>
          <w:tcPr>
            <w:tcW w:w="2520" w:type="dxa"/>
          </w:tcPr>
          <w:p w14:paraId="62E4616C" w14:textId="4AB7A4FC" w:rsidR="00123F00" w:rsidRPr="000B7C69" w:rsidRDefault="00123F00" w:rsidP="00F041C8">
            <w:pPr>
              <w:rPr>
                <w:rFonts w:ascii="Times New Roman" w:hAnsi="Times New Roman" w:cs="Times New Roman"/>
              </w:rPr>
            </w:pPr>
            <w:r w:rsidRPr="000B7C69">
              <w:rPr>
                <w:rFonts w:ascii="Times New Roman" w:hAnsi="Times New Roman" w:cs="Times New Roman"/>
              </w:rPr>
              <w:t>Additional year</w:t>
            </w:r>
            <w:r w:rsidR="00520840">
              <w:rPr>
                <w:rFonts w:ascii="Times New Roman" w:hAnsi="Times New Roman" w:cs="Times New Roman"/>
              </w:rPr>
              <w:t>s of</w:t>
            </w:r>
            <w:r w:rsidRPr="000B7C69">
              <w:rPr>
                <w:rFonts w:ascii="Times New Roman" w:hAnsi="Times New Roman" w:cs="Times New Roman"/>
              </w:rPr>
              <w:t xml:space="preserve"> data</w:t>
            </w:r>
          </w:p>
        </w:tc>
        <w:tc>
          <w:tcPr>
            <w:tcW w:w="2880" w:type="dxa"/>
          </w:tcPr>
          <w:p w14:paraId="6E7A46D2"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4140" w:type="dxa"/>
          </w:tcPr>
          <w:p w14:paraId="63FBD747" w14:textId="77777777" w:rsidR="00123F00" w:rsidRPr="000B7C69" w:rsidRDefault="00123F00" w:rsidP="00F041C8">
            <w:pPr>
              <w:rPr>
                <w:rFonts w:ascii="Times New Roman" w:hAnsi="Times New Roman" w:cs="Times New Roman"/>
              </w:rPr>
            </w:pPr>
          </w:p>
        </w:tc>
      </w:tr>
      <w:tr w:rsidR="00123F00" w:rsidRPr="000B7C69" w14:paraId="28B48B32" w14:textId="77777777" w:rsidTr="00F041C8">
        <w:tc>
          <w:tcPr>
            <w:tcW w:w="3145" w:type="dxa"/>
          </w:tcPr>
          <w:p w14:paraId="4BF39400"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Species: Targeted harvest</w:t>
            </w:r>
          </w:p>
        </w:tc>
        <w:tc>
          <w:tcPr>
            <w:tcW w:w="2520" w:type="dxa"/>
          </w:tcPr>
          <w:p w14:paraId="5A8192E6" w14:textId="02412733" w:rsidR="00123F00" w:rsidRPr="000B7C69" w:rsidRDefault="00123F00" w:rsidP="00F041C8">
            <w:pPr>
              <w:rPr>
                <w:rFonts w:ascii="Times New Roman" w:hAnsi="Times New Roman" w:cs="Times New Roman"/>
              </w:rPr>
            </w:pPr>
            <w:r w:rsidRPr="000B7C69">
              <w:rPr>
                <w:rFonts w:ascii="Times New Roman" w:hAnsi="Times New Roman" w:cs="Times New Roman"/>
              </w:rPr>
              <w:t>Additional year</w:t>
            </w:r>
            <w:r w:rsidR="00520840">
              <w:rPr>
                <w:rFonts w:ascii="Times New Roman" w:hAnsi="Times New Roman" w:cs="Times New Roman"/>
              </w:rPr>
              <w:t>s of</w:t>
            </w:r>
            <w:r w:rsidRPr="000B7C69">
              <w:rPr>
                <w:rFonts w:ascii="Times New Roman" w:hAnsi="Times New Roman" w:cs="Times New Roman"/>
              </w:rPr>
              <w:t xml:space="preserve"> data</w:t>
            </w:r>
          </w:p>
        </w:tc>
        <w:tc>
          <w:tcPr>
            <w:tcW w:w="2880" w:type="dxa"/>
          </w:tcPr>
          <w:p w14:paraId="37ED65A9"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4140" w:type="dxa"/>
          </w:tcPr>
          <w:p w14:paraId="2961D1A6"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Retroactive changes to source data resulted in small changes to pressure score</w:t>
            </w:r>
          </w:p>
        </w:tc>
      </w:tr>
      <w:tr w:rsidR="00123F00" w:rsidRPr="000B7C69" w14:paraId="3A83421A" w14:textId="77777777" w:rsidTr="00F041C8">
        <w:tc>
          <w:tcPr>
            <w:tcW w:w="3145" w:type="dxa"/>
          </w:tcPr>
          <w:p w14:paraId="314CD85A"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Species: Invasive species</w:t>
            </w:r>
          </w:p>
        </w:tc>
        <w:tc>
          <w:tcPr>
            <w:tcW w:w="2520" w:type="dxa"/>
          </w:tcPr>
          <w:p w14:paraId="6C14D0B4"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2880" w:type="dxa"/>
          </w:tcPr>
          <w:p w14:paraId="75978BB0"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4140" w:type="dxa"/>
          </w:tcPr>
          <w:p w14:paraId="51D6DA58" w14:textId="77777777" w:rsidR="00123F00" w:rsidRPr="000B7C69" w:rsidRDefault="00123F00" w:rsidP="00F041C8">
            <w:pPr>
              <w:rPr>
                <w:rFonts w:ascii="Times New Roman" w:hAnsi="Times New Roman" w:cs="Times New Roman"/>
              </w:rPr>
            </w:pPr>
          </w:p>
        </w:tc>
      </w:tr>
      <w:tr w:rsidR="00123F00" w:rsidRPr="000B7C69" w14:paraId="4F7C70A0" w14:textId="77777777" w:rsidTr="00F041C8">
        <w:tc>
          <w:tcPr>
            <w:tcW w:w="3145" w:type="dxa"/>
          </w:tcPr>
          <w:p w14:paraId="588BBB02"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Commercial fisheries: high bycatch</w:t>
            </w:r>
          </w:p>
          <w:p w14:paraId="03921439" w14:textId="08E9FF54" w:rsidR="00123F00" w:rsidRPr="000B7C69" w:rsidRDefault="00123F00" w:rsidP="00F041C8">
            <w:pPr>
              <w:rPr>
                <w:rFonts w:ascii="Times New Roman" w:hAnsi="Times New Roman" w:cs="Times New Roman"/>
              </w:rPr>
            </w:pPr>
          </w:p>
        </w:tc>
        <w:tc>
          <w:tcPr>
            <w:tcW w:w="2520" w:type="dxa"/>
          </w:tcPr>
          <w:p w14:paraId="161E6FAE" w14:textId="2E73A921" w:rsidR="00123F00" w:rsidRPr="000B7C69" w:rsidRDefault="00123F00" w:rsidP="00F041C8">
            <w:pPr>
              <w:rPr>
                <w:rFonts w:ascii="Times New Roman" w:hAnsi="Times New Roman" w:cs="Times New Roman"/>
              </w:rPr>
            </w:pPr>
            <w:r w:rsidRPr="000B7C69">
              <w:rPr>
                <w:rFonts w:ascii="Times New Roman" w:hAnsi="Times New Roman" w:cs="Times New Roman"/>
              </w:rPr>
              <w:t>Improved Sea Around US data (now provided at raster spatial scale</w:t>
            </w:r>
            <w:r w:rsidR="002968A1">
              <w:rPr>
                <w:rFonts w:ascii="Times New Roman" w:hAnsi="Times New Roman" w:cs="Times New Roman"/>
              </w:rPr>
              <w:t xml:space="preserve"> and by sector</w:t>
            </w:r>
            <w:r w:rsidR="00B2643E" w:rsidRPr="000B7C69">
              <w:rPr>
                <w:rFonts w:ascii="Times New Roman" w:hAnsi="Times New Roman" w:cs="Times New Roman"/>
              </w:rPr>
              <w:t>)</w:t>
            </w:r>
            <w:r w:rsidR="00B2643E">
              <w:rPr>
                <w:rFonts w:ascii="Times New Roman" w:hAnsi="Times New Roman" w:cs="Times New Roman"/>
              </w:rPr>
              <w:t>; Net primary productivity used to standardize catch was updated</w:t>
            </w:r>
          </w:p>
        </w:tc>
        <w:tc>
          <w:tcPr>
            <w:tcW w:w="2880" w:type="dxa"/>
          </w:tcPr>
          <w:p w14:paraId="28AF16B1" w14:textId="4E18A32D" w:rsidR="00123F00" w:rsidRPr="000B7C69" w:rsidRDefault="00123F00" w:rsidP="00F041C8">
            <w:pPr>
              <w:rPr>
                <w:rFonts w:ascii="Times New Roman" w:hAnsi="Times New Roman" w:cs="Times New Roman"/>
              </w:rPr>
            </w:pPr>
            <w:r w:rsidRPr="000B7C69">
              <w:rPr>
                <w:rFonts w:ascii="Times New Roman" w:hAnsi="Times New Roman" w:cs="Times New Roman"/>
              </w:rPr>
              <w:t>Small change to reference point (99.99</w:t>
            </w:r>
            <w:r w:rsidRPr="000B7C69">
              <w:rPr>
                <w:rFonts w:ascii="Times New Roman" w:hAnsi="Times New Roman" w:cs="Times New Roman"/>
                <w:vertAlign w:val="superscript"/>
              </w:rPr>
              <w:t>th</w:t>
            </w:r>
            <w:r w:rsidRPr="000B7C69">
              <w:rPr>
                <w:rFonts w:ascii="Times New Roman" w:hAnsi="Times New Roman" w:cs="Times New Roman"/>
              </w:rPr>
              <w:t xml:space="preserve"> quantile across the entire time</w:t>
            </w:r>
            <w:r w:rsidR="00F512A2">
              <w:rPr>
                <w:rFonts w:ascii="Times New Roman" w:hAnsi="Times New Roman" w:cs="Times New Roman"/>
              </w:rPr>
              <w:t xml:space="preserve"> </w:t>
            </w:r>
            <w:r w:rsidRPr="000B7C69">
              <w:rPr>
                <w:rFonts w:ascii="Times New Roman" w:hAnsi="Times New Roman" w:cs="Times New Roman"/>
              </w:rPr>
              <w:t>series)</w:t>
            </w:r>
          </w:p>
          <w:p w14:paraId="60064BC8" w14:textId="77777777" w:rsidR="00123F00" w:rsidRPr="000B7C69" w:rsidRDefault="00123F00" w:rsidP="00F041C8">
            <w:pPr>
              <w:rPr>
                <w:rFonts w:ascii="Times New Roman" w:hAnsi="Times New Roman" w:cs="Times New Roman"/>
              </w:rPr>
            </w:pPr>
          </w:p>
          <w:p w14:paraId="6C961C6F" w14:textId="1DF5D39E" w:rsidR="00123F00" w:rsidRPr="000B7C69" w:rsidRDefault="002968A1" w:rsidP="00F041C8">
            <w:pPr>
              <w:rPr>
                <w:rFonts w:ascii="Times New Roman" w:hAnsi="Times New Roman" w:cs="Times New Roman"/>
              </w:rPr>
            </w:pPr>
            <w:r>
              <w:rPr>
                <w:rFonts w:ascii="Times New Roman" w:hAnsi="Times New Roman" w:cs="Times New Roman"/>
              </w:rPr>
              <w:t>A</w:t>
            </w:r>
            <w:r w:rsidR="00123F00" w:rsidRPr="000B7C69">
              <w:rPr>
                <w:rFonts w:ascii="Times New Roman" w:hAnsi="Times New Roman" w:cs="Times New Roman"/>
              </w:rPr>
              <w:t>rtisanal catch removed (not possible previously because catch data was not categorized into types)</w:t>
            </w:r>
          </w:p>
        </w:tc>
        <w:tc>
          <w:tcPr>
            <w:tcW w:w="4140" w:type="dxa"/>
          </w:tcPr>
          <w:p w14:paraId="55CDB3ED"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Relatively small (&lt;10 points) increase in pressure score</w:t>
            </w:r>
          </w:p>
        </w:tc>
      </w:tr>
      <w:tr w:rsidR="00123F00" w:rsidRPr="000B7C69" w14:paraId="28E30ABB" w14:textId="77777777" w:rsidTr="00F041C8">
        <w:tc>
          <w:tcPr>
            <w:tcW w:w="3145" w:type="dxa"/>
          </w:tcPr>
          <w:p w14:paraId="73F988AF"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Commercial fisheries: low bycatch</w:t>
            </w:r>
          </w:p>
          <w:p w14:paraId="46FD8441" w14:textId="40809170" w:rsidR="00123F00" w:rsidRPr="000B7C69" w:rsidRDefault="00123F00" w:rsidP="00F041C8">
            <w:pPr>
              <w:rPr>
                <w:rFonts w:ascii="Times New Roman" w:hAnsi="Times New Roman" w:cs="Times New Roman"/>
              </w:rPr>
            </w:pPr>
          </w:p>
        </w:tc>
        <w:tc>
          <w:tcPr>
            <w:tcW w:w="2520" w:type="dxa"/>
          </w:tcPr>
          <w:p w14:paraId="06C793FF" w14:textId="04DEEEC8" w:rsidR="00123F00" w:rsidRPr="000B7C69" w:rsidRDefault="00123F00" w:rsidP="00F041C8">
            <w:pPr>
              <w:rPr>
                <w:rFonts w:ascii="Times New Roman" w:hAnsi="Times New Roman" w:cs="Times New Roman"/>
              </w:rPr>
            </w:pPr>
            <w:r w:rsidRPr="000B7C69">
              <w:rPr>
                <w:rFonts w:ascii="Times New Roman" w:hAnsi="Times New Roman" w:cs="Times New Roman"/>
              </w:rPr>
              <w:t>Improved Sea Around US data (now provided at raster spatial scale</w:t>
            </w:r>
            <w:r w:rsidR="002968A1">
              <w:rPr>
                <w:rFonts w:ascii="Times New Roman" w:hAnsi="Times New Roman" w:cs="Times New Roman"/>
              </w:rPr>
              <w:t xml:space="preserve"> and by sector</w:t>
            </w:r>
            <w:r w:rsidR="00B2643E" w:rsidRPr="000B7C69">
              <w:rPr>
                <w:rFonts w:ascii="Times New Roman" w:hAnsi="Times New Roman" w:cs="Times New Roman"/>
              </w:rPr>
              <w:t>)</w:t>
            </w:r>
            <w:r w:rsidR="00B2643E">
              <w:rPr>
                <w:rFonts w:ascii="Times New Roman" w:hAnsi="Times New Roman" w:cs="Times New Roman"/>
              </w:rPr>
              <w:t>; Net primary productivity used to standardize catch was updated</w:t>
            </w:r>
          </w:p>
        </w:tc>
        <w:tc>
          <w:tcPr>
            <w:tcW w:w="2880" w:type="dxa"/>
          </w:tcPr>
          <w:p w14:paraId="31856412" w14:textId="7FAA94BA" w:rsidR="00123F00" w:rsidRPr="000B7C69" w:rsidRDefault="00123F00" w:rsidP="00F041C8">
            <w:pPr>
              <w:rPr>
                <w:rFonts w:ascii="Times New Roman" w:hAnsi="Times New Roman" w:cs="Times New Roman"/>
              </w:rPr>
            </w:pPr>
            <w:r w:rsidRPr="000B7C69">
              <w:rPr>
                <w:rFonts w:ascii="Times New Roman" w:hAnsi="Times New Roman" w:cs="Times New Roman"/>
              </w:rPr>
              <w:t>Small change to reference point (99.99</w:t>
            </w:r>
            <w:r w:rsidRPr="000B7C69">
              <w:rPr>
                <w:rFonts w:ascii="Times New Roman" w:hAnsi="Times New Roman" w:cs="Times New Roman"/>
                <w:vertAlign w:val="superscript"/>
              </w:rPr>
              <w:t>th</w:t>
            </w:r>
            <w:r w:rsidRPr="000B7C69">
              <w:rPr>
                <w:rFonts w:ascii="Times New Roman" w:hAnsi="Times New Roman" w:cs="Times New Roman"/>
              </w:rPr>
              <w:t xml:space="preserve"> quantile across the entire time</w:t>
            </w:r>
            <w:r w:rsidR="00F512A2">
              <w:rPr>
                <w:rFonts w:ascii="Times New Roman" w:hAnsi="Times New Roman" w:cs="Times New Roman"/>
              </w:rPr>
              <w:t xml:space="preserve"> </w:t>
            </w:r>
            <w:r w:rsidRPr="000B7C69">
              <w:rPr>
                <w:rFonts w:ascii="Times New Roman" w:hAnsi="Times New Roman" w:cs="Times New Roman"/>
              </w:rPr>
              <w:t>series)</w:t>
            </w:r>
          </w:p>
          <w:p w14:paraId="655CD67C" w14:textId="77777777" w:rsidR="00123F00" w:rsidRPr="000B7C69" w:rsidRDefault="00123F00" w:rsidP="00F041C8">
            <w:pPr>
              <w:rPr>
                <w:rFonts w:ascii="Times New Roman" w:hAnsi="Times New Roman" w:cs="Times New Roman"/>
              </w:rPr>
            </w:pPr>
          </w:p>
          <w:p w14:paraId="359D4BFB" w14:textId="7AC4288A" w:rsidR="00123F00" w:rsidRPr="000B7C69" w:rsidRDefault="002968A1" w:rsidP="00F041C8">
            <w:pPr>
              <w:rPr>
                <w:rFonts w:ascii="Times New Roman" w:hAnsi="Times New Roman" w:cs="Times New Roman"/>
              </w:rPr>
            </w:pPr>
            <w:r>
              <w:rPr>
                <w:rFonts w:ascii="Times New Roman" w:hAnsi="Times New Roman" w:cs="Times New Roman"/>
              </w:rPr>
              <w:t>A</w:t>
            </w:r>
            <w:r w:rsidR="00123F00" w:rsidRPr="000B7C69">
              <w:rPr>
                <w:rFonts w:ascii="Times New Roman" w:hAnsi="Times New Roman" w:cs="Times New Roman"/>
              </w:rPr>
              <w:t xml:space="preserve">rtisanal catch removed (not possible previously because catch data was not </w:t>
            </w:r>
            <w:r w:rsidR="00123F00" w:rsidRPr="000B7C69">
              <w:rPr>
                <w:rFonts w:ascii="Times New Roman" w:hAnsi="Times New Roman" w:cs="Times New Roman"/>
              </w:rPr>
              <w:lastRenderedPageBreak/>
              <w:t>categorized into types)</w:t>
            </w:r>
          </w:p>
        </w:tc>
        <w:tc>
          <w:tcPr>
            <w:tcW w:w="4140" w:type="dxa"/>
          </w:tcPr>
          <w:p w14:paraId="6E78BC77"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lastRenderedPageBreak/>
              <w:t>Relatively small (&lt;10 points) increase in pressure score</w:t>
            </w:r>
          </w:p>
        </w:tc>
      </w:tr>
      <w:tr w:rsidR="00123F00" w:rsidRPr="000B7C69" w14:paraId="5A470D49" w14:textId="77777777" w:rsidTr="00F041C8">
        <w:tc>
          <w:tcPr>
            <w:tcW w:w="3145" w:type="dxa"/>
          </w:tcPr>
          <w:p w14:paraId="291F782F"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Artisanal fisheries: low bycatch</w:t>
            </w:r>
          </w:p>
          <w:p w14:paraId="37526B28" w14:textId="01FC1FF4" w:rsidR="00123F00" w:rsidRPr="000B7C69" w:rsidRDefault="00123F00" w:rsidP="00F041C8">
            <w:pPr>
              <w:rPr>
                <w:rFonts w:ascii="Times New Roman" w:hAnsi="Times New Roman" w:cs="Times New Roman"/>
              </w:rPr>
            </w:pPr>
          </w:p>
        </w:tc>
        <w:tc>
          <w:tcPr>
            <w:tcW w:w="2520" w:type="dxa"/>
          </w:tcPr>
          <w:p w14:paraId="6FE5AD54" w14:textId="6FC8AB62" w:rsidR="00123F00" w:rsidRPr="000B7C69" w:rsidRDefault="00123F00" w:rsidP="00F041C8">
            <w:pPr>
              <w:rPr>
                <w:rFonts w:ascii="Times New Roman" w:hAnsi="Times New Roman" w:cs="Times New Roman"/>
              </w:rPr>
            </w:pPr>
            <w:r w:rsidRPr="000B7C69">
              <w:rPr>
                <w:rFonts w:ascii="Times New Roman" w:hAnsi="Times New Roman" w:cs="Times New Roman"/>
              </w:rPr>
              <w:t>Improved Sea Around US data (now p</w:t>
            </w:r>
            <w:r w:rsidR="00B2643E">
              <w:rPr>
                <w:rFonts w:ascii="Times New Roman" w:hAnsi="Times New Roman" w:cs="Times New Roman"/>
              </w:rPr>
              <w:t>rovided at raster spatial scale</w:t>
            </w:r>
            <w:r w:rsidR="00B2643E" w:rsidRPr="000B7C69">
              <w:rPr>
                <w:rFonts w:ascii="Times New Roman" w:hAnsi="Times New Roman" w:cs="Times New Roman"/>
              </w:rPr>
              <w:t>)</w:t>
            </w:r>
            <w:r w:rsidR="00B2643E">
              <w:rPr>
                <w:rFonts w:ascii="Times New Roman" w:hAnsi="Times New Roman" w:cs="Times New Roman"/>
              </w:rPr>
              <w:t>; Net primary productivity used to standardize catch was updated</w:t>
            </w:r>
          </w:p>
        </w:tc>
        <w:tc>
          <w:tcPr>
            <w:tcW w:w="2880" w:type="dxa"/>
          </w:tcPr>
          <w:p w14:paraId="59375A83"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Catch includes: artisanal, subsistence, and recreational catch (SAUP catch data now categorized)</w:t>
            </w:r>
          </w:p>
        </w:tc>
        <w:tc>
          <w:tcPr>
            <w:tcW w:w="4140" w:type="dxa"/>
          </w:tcPr>
          <w:p w14:paraId="3B983C1E"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Relatively small (&lt;5 points) increase in pressure score</w:t>
            </w:r>
          </w:p>
        </w:tc>
      </w:tr>
      <w:tr w:rsidR="00123F00" w:rsidRPr="000B7C69" w14:paraId="1AE86092" w14:textId="77777777" w:rsidTr="00F041C8">
        <w:tc>
          <w:tcPr>
            <w:tcW w:w="3145" w:type="dxa"/>
          </w:tcPr>
          <w:p w14:paraId="03BB767F" w14:textId="73372865" w:rsidR="00123F00" w:rsidRPr="000B7C69" w:rsidRDefault="00123F00" w:rsidP="00F041C8">
            <w:pPr>
              <w:rPr>
                <w:rFonts w:ascii="Times New Roman" w:hAnsi="Times New Roman" w:cs="Times New Roman"/>
              </w:rPr>
            </w:pPr>
            <w:r w:rsidRPr="000B7C69">
              <w:rPr>
                <w:rFonts w:ascii="Times New Roman" w:hAnsi="Times New Roman" w:cs="Times New Roman"/>
              </w:rPr>
              <w:t xml:space="preserve">Artisanal fisheries: high bycatch </w:t>
            </w:r>
          </w:p>
        </w:tc>
        <w:tc>
          <w:tcPr>
            <w:tcW w:w="2520" w:type="dxa"/>
          </w:tcPr>
          <w:p w14:paraId="49BD8BD3"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2880" w:type="dxa"/>
          </w:tcPr>
          <w:p w14:paraId="07AA0582"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Values now include blast and poison data (previously only included blast data)</w:t>
            </w:r>
          </w:p>
          <w:p w14:paraId="20A1F643" w14:textId="77777777" w:rsidR="00123F00" w:rsidRPr="000B7C69" w:rsidRDefault="00123F00" w:rsidP="00F041C8">
            <w:pPr>
              <w:rPr>
                <w:rFonts w:ascii="Times New Roman" w:hAnsi="Times New Roman" w:cs="Times New Roman"/>
              </w:rPr>
            </w:pPr>
          </w:p>
          <w:p w14:paraId="00713E5D"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Values are now averaged over 3nm offshore area rather than the entire EEZ, which aligns better with where artisanal fishing occurs</w:t>
            </w:r>
          </w:p>
        </w:tc>
        <w:tc>
          <w:tcPr>
            <w:tcW w:w="4140" w:type="dxa"/>
          </w:tcPr>
          <w:p w14:paraId="137216FB"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Tended to increase pressures in a few regions</w:t>
            </w:r>
          </w:p>
        </w:tc>
      </w:tr>
      <w:tr w:rsidR="00123F00" w:rsidRPr="000B7C69" w14:paraId="17D61BCC" w14:textId="77777777" w:rsidTr="00F041C8">
        <w:tc>
          <w:tcPr>
            <w:tcW w:w="3145" w:type="dxa"/>
          </w:tcPr>
          <w:p w14:paraId="6ADA2C94" w14:textId="265F324B" w:rsidR="00123F00" w:rsidRPr="000B7C69" w:rsidRDefault="00123F00" w:rsidP="00F041C8">
            <w:pPr>
              <w:rPr>
                <w:rFonts w:ascii="Times New Roman" w:hAnsi="Times New Roman" w:cs="Times New Roman"/>
              </w:rPr>
            </w:pPr>
            <w:r w:rsidRPr="000B7C69">
              <w:rPr>
                <w:rFonts w:ascii="Times New Roman" w:hAnsi="Times New Roman" w:cs="Times New Roman"/>
              </w:rPr>
              <w:t>Habitat destruction: soft-bottom subtidal</w:t>
            </w:r>
          </w:p>
        </w:tc>
        <w:tc>
          <w:tcPr>
            <w:tcW w:w="2520" w:type="dxa"/>
          </w:tcPr>
          <w:p w14:paraId="4EED2B9E"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Improved Sea Around Us data (now provided at raster spatial scale)</w:t>
            </w:r>
          </w:p>
        </w:tc>
        <w:tc>
          <w:tcPr>
            <w:tcW w:w="2880" w:type="dxa"/>
          </w:tcPr>
          <w:p w14:paraId="7BAF1DFE"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4140" w:type="dxa"/>
          </w:tcPr>
          <w:p w14:paraId="081E9210" w14:textId="39DAB541" w:rsidR="00123F00" w:rsidRPr="000B7C69" w:rsidRDefault="00123F00" w:rsidP="00CD782D">
            <w:pPr>
              <w:rPr>
                <w:rFonts w:ascii="Times New Roman" w:hAnsi="Times New Roman" w:cs="Times New Roman"/>
              </w:rPr>
            </w:pPr>
            <w:r w:rsidRPr="000B7C69">
              <w:rPr>
                <w:rFonts w:ascii="Times New Roman" w:hAnsi="Times New Roman" w:cs="Times New Roman"/>
              </w:rPr>
              <w:t xml:space="preserve">No </w:t>
            </w:r>
            <w:r w:rsidR="00CD782D">
              <w:rPr>
                <w:rFonts w:ascii="Times New Roman" w:hAnsi="Times New Roman" w:cs="Times New Roman"/>
              </w:rPr>
              <w:t>large</w:t>
            </w:r>
            <w:r w:rsidRPr="000B7C69">
              <w:rPr>
                <w:rFonts w:ascii="Times New Roman" w:hAnsi="Times New Roman" w:cs="Times New Roman"/>
              </w:rPr>
              <w:t xml:space="preserve"> changes in scores</w:t>
            </w:r>
          </w:p>
        </w:tc>
      </w:tr>
      <w:tr w:rsidR="00123F00" w:rsidRPr="000B7C69" w14:paraId="6A73A044" w14:textId="77777777" w:rsidTr="00F041C8">
        <w:tc>
          <w:tcPr>
            <w:tcW w:w="3145" w:type="dxa"/>
          </w:tcPr>
          <w:p w14:paraId="0BF52C7E"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Habitat destruction:</w:t>
            </w:r>
          </w:p>
          <w:p w14:paraId="57B886E8"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Intertidal (nearshore population used as proxy)</w:t>
            </w:r>
          </w:p>
          <w:p w14:paraId="5D1C67C4" w14:textId="658396EB" w:rsidR="00123F00" w:rsidRPr="000B7C69" w:rsidRDefault="00123F00" w:rsidP="00F041C8">
            <w:pPr>
              <w:rPr>
                <w:rFonts w:ascii="Times New Roman" w:hAnsi="Times New Roman" w:cs="Times New Roman"/>
              </w:rPr>
            </w:pPr>
          </w:p>
        </w:tc>
        <w:tc>
          <w:tcPr>
            <w:tcW w:w="2520" w:type="dxa"/>
          </w:tcPr>
          <w:p w14:paraId="25C5C337"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2880" w:type="dxa"/>
          </w:tcPr>
          <w:p w14:paraId="2EDED5DF"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Improved estimate of population data using higher resolution spatial data</w:t>
            </w:r>
          </w:p>
          <w:p w14:paraId="35BF8B07" w14:textId="77777777" w:rsidR="00123F00" w:rsidRPr="000B7C69" w:rsidRDefault="00123F00" w:rsidP="00F041C8">
            <w:pPr>
              <w:rPr>
                <w:rFonts w:ascii="Times New Roman" w:hAnsi="Times New Roman" w:cs="Times New Roman"/>
              </w:rPr>
            </w:pPr>
          </w:p>
          <w:p w14:paraId="10455C2B"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New approach to rescaling data</w:t>
            </w:r>
          </w:p>
        </w:tc>
        <w:tc>
          <w:tcPr>
            <w:tcW w:w="4140" w:type="dxa"/>
          </w:tcPr>
          <w:p w14:paraId="4FEDA22E"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Generally increased pressure scores (0-15 points)</w:t>
            </w:r>
          </w:p>
        </w:tc>
      </w:tr>
      <w:tr w:rsidR="00123F00" w:rsidRPr="000B7C69" w14:paraId="6C62A6E7" w14:textId="77777777" w:rsidTr="00F041C8">
        <w:tc>
          <w:tcPr>
            <w:tcW w:w="3145" w:type="dxa"/>
          </w:tcPr>
          <w:p w14:paraId="70D83D92"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Habitat destruction: subtidal hard-bottom</w:t>
            </w:r>
          </w:p>
        </w:tc>
        <w:tc>
          <w:tcPr>
            <w:tcW w:w="2520" w:type="dxa"/>
          </w:tcPr>
          <w:p w14:paraId="32BF0752"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2880" w:type="dxa"/>
          </w:tcPr>
          <w:p w14:paraId="6588A33D" w14:textId="77777777" w:rsidR="00123F00" w:rsidRPr="000B7C69" w:rsidRDefault="00123F00" w:rsidP="00F041C8">
            <w:pPr>
              <w:rPr>
                <w:rFonts w:ascii="Times New Roman" w:hAnsi="Times New Roman" w:cs="Times New Roman"/>
              </w:rPr>
            </w:pPr>
            <w:r w:rsidRPr="000B7C69">
              <w:rPr>
                <w:rFonts w:ascii="Times New Roman" w:hAnsi="Times New Roman" w:cs="Times New Roman"/>
              </w:rPr>
              <w:t>None</w:t>
            </w:r>
          </w:p>
        </w:tc>
        <w:tc>
          <w:tcPr>
            <w:tcW w:w="4140" w:type="dxa"/>
          </w:tcPr>
          <w:p w14:paraId="45EB3BD1" w14:textId="77777777" w:rsidR="00123F00" w:rsidRPr="000B7C69" w:rsidRDefault="00123F00" w:rsidP="00F041C8">
            <w:pPr>
              <w:rPr>
                <w:rFonts w:ascii="Times New Roman" w:hAnsi="Times New Roman" w:cs="Times New Roman"/>
              </w:rPr>
            </w:pPr>
          </w:p>
        </w:tc>
      </w:tr>
    </w:tbl>
    <w:p w14:paraId="5F862059" w14:textId="669A1841" w:rsidR="00C31227" w:rsidRPr="000B7C69" w:rsidRDefault="008D5A5B" w:rsidP="00AB1423">
      <w:pPr>
        <w:rPr>
          <w:rFonts w:ascii="Times New Roman" w:hAnsi="Times New Roman" w:cs="Times New Roman"/>
        </w:rPr>
      </w:pPr>
      <w:ins w:id="383" w:author="Melanie Frazier" w:date="2017-05-15T12:28:00Z">
        <w:r w:rsidRPr="000B7C69">
          <w:rPr>
            <w:rFonts w:ascii="Times New Roman" w:hAnsi="Times New Roman" w:cs="Times New Roman"/>
          </w:rPr>
          <w:t>Description of updates to data and methods used to calculate the pressure scores for the global Ocean Health Index</w:t>
        </w:r>
        <w:r>
          <w:rPr>
            <w:rFonts w:ascii="Times New Roman" w:hAnsi="Times New Roman" w:cs="Times New Roman"/>
          </w:rPr>
          <w:t xml:space="preserve"> 2016 assessment</w:t>
        </w:r>
        <w:r w:rsidRPr="000B7C69">
          <w:rPr>
            <w:rFonts w:ascii="Times New Roman" w:hAnsi="Times New Roman" w:cs="Times New Roman"/>
          </w:rPr>
          <w:t>.</w:t>
        </w:r>
      </w:ins>
    </w:p>
    <w:p w14:paraId="636FF543" w14:textId="77777777" w:rsidR="00394662" w:rsidRPr="000B7C69" w:rsidRDefault="00394662" w:rsidP="00AB1423">
      <w:pPr>
        <w:rPr>
          <w:rFonts w:ascii="Times New Roman" w:hAnsi="Times New Roman" w:cs="Times New Roman"/>
        </w:rPr>
      </w:pPr>
    </w:p>
    <w:p w14:paraId="104420EF" w14:textId="77777777" w:rsidR="003B3D6B" w:rsidRPr="000B7C69" w:rsidRDefault="003B3D6B">
      <w:pPr>
        <w:rPr>
          <w:rFonts w:ascii="Times New Roman" w:hAnsi="Times New Roman" w:cs="Times New Roman"/>
          <w:b/>
        </w:rPr>
      </w:pPr>
      <w:r w:rsidRPr="000B7C69">
        <w:rPr>
          <w:rFonts w:ascii="Times New Roman" w:hAnsi="Times New Roman" w:cs="Times New Roman"/>
          <w:b/>
        </w:rPr>
        <w:br w:type="page"/>
      </w:r>
    </w:p>
    <w:p w14:paraId="2C7236F4" w14:textId="77777777" w:rsidR="00B1105C" w:rsidRDefault="00B1105C" w:rsidP="00AB1423">
      <w:pPr>
        <w:rPr>
          <w:rFonts w:ascii="Times New Roman" w:hAnsi="Times New Roman" w:cs="Times New Roman"/>
          <w:b/>
        </w:rPr>
        <w:sectPr w:rsidR="00B1105C" w:rsidSect="00C401EA">
          <w:pgSz w:w="15840" w:h="12240" w:orient="landscape"/>
          <w:pgMar w:top="1800" w:right="1440" w:bottom="1800" w:left="1440" w:header="720" w:footer="720" w:gutter="0"/>
          <w:cols w:space="720"/>
          <w:docGrid w:linePitch="360"/>
        </w:sectPr>
      </w:pPr>
    </w:p>
    <w:p w14:paraId="2105B3C9" w14:textId="6D292EB1" w:rsidR="00F3616F" w:rsidRPr="000B7C69" w:rsidDel="00016153" w:rsidRDefault="00394662" w:rsidP="00E26324">
      <w:pPr>
        <w:outlineLvl w:val="0"/>
        <w:rPr>
          <w:del w:id="384" w:author="Melanie Frazier" w:date="2017-05-15T12:29:00Z"/>
          <w:rFonts w:ascii="Times New Roman" w:hAnsi="Times New Roman" w:cs="Times New Roman"/>
          <w:b/>
        </w:rPr>
      </w:pPr>
      <w:del w:id="385" w:author="Melanie Frazier" w:date="2017-05-15T12:29:00Z">
        <w:r w:rsidRPr="00016153" w:rsidDel="00016153">
          <w:rPr>
            <w:rFonts w:ascii="Times New Roman" w:hAnsi="Times New Roman" w:cs="Times New Roman"/>
            <w:b/>
            <w:sz w:val="36"/>
            <w:szCs w:val="36"/>
            <w:rPrChange w:id="386" w:author="Melanie Frazier" w:date="2017-05-15T12:29:00Z">
              <w:rPr>
                <w:rFonts w:ascii="Times New Roman" w:hAnsi="Times New Roman" w:cs="Times New Roman"/>
                <w:b/>
              </w:rPr>
            </w:rPrChange>
          </w:rPr>
          <w:lastRenderedPageBreak/>
          <w:delText>Figure Legends</w:delText>
        </w:r>
      </w:del>
    </w:p>
    <w:p w14:paraId="58F1DC07" w14:textId="77777777" w:rsidR="001F4CBB" w:rsidRPr="001F4CBB" w:rsidRDefault="00A45004" w:rsidP="00A45004">
      <w:pPr>
        <w:rPr>
          <w:ins w:id="387" w:author="Melanie Frazier" w:date="2017-05-15T10:59:00Z"/>
          <w:rFonts w:ascii="Times New Roman" w:hAnsi="Times New Roman" w:cs="Times New Roman"/>
          <w:b/>
          <w:rPrChange w:id="388" w:author="Melanie Frazier" w:date="2017-05-15T11:00:00Z">
            <w:rPr>
              <w:ins w:id="389" w:author="Melanie Frazier" w:date="2017-05-15T10:59:00Z"/>
              <w:rFonts w:ascii="Times New Roman" w:hAnsi="Times New Roman" w:cs="Times New Roman"/>
            </w:rPr>
          </w:rPrChange>
        </w:rPr>
      </w:pPr>
      <w:r w:rsidRPr="001F4CBB">
        <w:rPr>
          <w:rFonts w:ascii="Times New Roman" w:hAnsi="Times New Roman" w:cs="Times New Roman"/>
          <w:b/>
          <w:rPrChange w:id="390" w:author="Melanie Frazier" w:date="2017-05-15T11:00:00Z">
            <w:rPr>
              <w:rFonts w:ascii="Times New Roman" w:hAnsi="Times New Roman" w:cs="Times New Roman"/>
            </w:rPr>
          </w:rPrChange>
        </w:rPr>
        <w:t>Fig</w:t>
      </w:r>
      <w:del w:id="391" w:author="Melanie Frazier" w:date="2017-05-15T10:58:00Z">
        <w:r w:rsidRPr="001F4CBB" w:rsidDel="00F3616F">
          <w:rPr>
            <w:rFonts w:ascii="Times New Roman" w:hAnsi="Times New Roman" w:cs="Times New Roman"/>
            <w:b/>
            <w:rPrChange w:id="392" w:author="Melanie Frazier" w:date="2017-05-15T11:00:00Z">
              <w:rPr>
                <w:rFonts w:ascii="Times New Roman" w:hAnsi="Times New Roman" w:cs="Times New Roman"/>
              </w:rPr>
            </w:rPrChange>
          </w:rPr>
          <w:delText>ure</w:delText>
        </w:r>
      </w:del>
      <w:r w:rsidRPr="001F4CBB">
        <w:rPr>
          <w:rFonts w:ascii="Times New Roman" w:hAnsi="Times New Roman" w:cs="Times New Roman"/>
          <w:b/>
          <w:rPrChange w:id="393" w:author="Melanie Frazier" w:date="2017-05-15T11:00:00Z">
            <w:rPr>
              <w:rFonts w:ascii="Times New Roman" w:hAnsi="Times New Roman" w:cs="Times New Roman"/>
            </w:rPr>
          </w:rPrChange>
        </w:rPr>
        <w:t xml:space="preserve"> 1. Map and distribution of </w:t>
      </w:r>
      <w:ins w:id="394" w:author="Melanie Frazier" w:date="2017-05-15T10:59:00Z">
        <w:r w:rsidR="001F4CBB" w:rsidRPr="001F4CBB">
          <w:rPr>
            <w:rFonts w:ascii="Times New Roman" w:hAnsi="Times New Roman" w:cs="Times New Roman"/>
            <w:b/>
            <w:rPrChange w:id="395" w:author="Melanie Frazier" w:date="2017-05-15T11:00:00Z">
              <w:rPr>
                <w:rFonts w:ascii="Times New Roman" w:hAnsi="Times New Roman" w:cs="Times New Roman"/>
              </w:rPr>
            </w:rPrChange>
          </w:rPr>
          <w:t xml:space="preserve">OHI </w:t>
        </w:r>
      </w:ins>
      <w:r w:rsidRPr="001F4CBB">
        <w:rPr>
          <w:rFonts w:ascii="Times New Roman" w:hAnsi="Times New Roman" w:cs="Times New Roman"/>
          <w:b/>
          <w:rPrChange w:id="396" w:author="Melanie Frazier" w:date="2017-05-15T11:00:00Z">
            <w:rPr>
              <w:rFonts w:ascii="Times New Roman" w:hAnsi="Times New Roman" w:cs="Times New Roman"/>
            </w:rPr>
          </w:rPrChange>
        </w:rPr>
        <w:t>Index scores and average yearly change in scores</w:t>
      </w:r>
      <w:ins w:id="397" w:author="Melanie Frazier" w:date="2017-05-15T10:59:00Z">
        <w:r w:rsidR="001F4CBB" w:rsidRPr="001F4CBB">
          <w:rPr>
            <w:rFonts w:ascii="Times New Roman" w:hAnsi="Times New Roman" w:cs="Times New Roman"/>
            <w:b/>
            <w:rPrChange w:id="398" w:author="Melanie Frazier" w:date="2017-05-15T11:00:00Z">
              <w:rPr>
                <w:rFonts w:ascii="Times New Roman" w:hAnsi="Times New Roman" w:cs="Times New Roman"/>
              </w:rPr>
            </w:rPrChange>
          </w:rPr>
          <w:t>.</w:t>
        </w:r>
      </w:ins>
    </w:p>
    <w:p w14:paraId="3D82D1BC" w14:textId="5B952502" w:rsidR="00A45004" w:rsidRDefault="00A45004" w:rsidP="00A45004">
      <w:pPr>
        <w:rPr>
          <w:rFonts w:ascii="Times New Roman" w:hAnsi="Times New Roman" w:cs="Times New Roman"/>
        </w:rPr>
      </w:pPr>
      <w:del w:id="399" w:author="Melanie Frazier" w:date="2017-05-15T11:01:00Z">
        <w:r w:rsidDel="001F4CBB">
          <w:rPr>
            <w:rFonts w:ascii="Times New Roman" w:hAnsi="Times New Roman" w:cs="Times New Roman"/>
          </w:rPr>
          <w:delText xml:space="preserve"> (linear regression of Index scores from 2012 to 2016) from 2016 OHI global assessment. </w:delText>
        </w:r>
      </w:del>
      <w:r>
        <w:rPr>
          <w:rFonts w:ascii="Times New Roman" w:hAnsi="Times New Roman" w:cs="Times New Roman"/>
        </w:rPr>
        <w:t xml:space="preserve">(A) Map of </w:t>
      </w:r>
      <w:ins w:id="400" w:author="Melanie Frazier" w:date="2017-05-15T11:00:00Z">
        <w:r w:rsidR="001F4CBB">
          <w:rPr>
            <w:rFonts w:ascii="Times New Roman" w:hAnsi="Times New Roman" w:cs="Times New Roman"/>
          </w:rPr>
          <w:t xml:space="preserve">2016 </w:t>
        </w:r>
      </w:ins>
      <w:r>
        <w:rPr>
          <w:rFonts w:ascii="Times New Roman" w:hAnsi="Times New Roman" w:cs="Times New Roman"/>
        </w:rPr>
        <w:t>per-region scores shows lowest scores generally in tropical areas and highest scores generally in South Pacific and Southern Oceans. (B) Distribution of per-region scores is normally distributed around the global OHI score of 71. (C) Map of per-region average yearly change in Index scores</w:t>
      </w:r>
      <w:ins w:id="401" w:author="Melanie Frazier" w:date="2017-05-15T11:00:00Z">
        <w:r w:rsidR="001F4CBB">
          <w:rPr>
            <w:rFonts w:ascii="Times New Roman" w:hAnsi="Times New Roman" w:cs="Times New Roman"/>
          </w:rPr>
          <w:t xml:space="preserve"> from 2012 to 2016 (</w:t>
        </w:r>
      </w:ins>
      <w:ins w:id="402" w:author="Melanie Frazier" w:date="2017-05-15T11:01:00Z">
        <w:r w:rsidR="001F4CBB">
          <w:rPr>
            <w:rFonts w:ascii="Times New Roman" w:hAnsi="Times New Roman" w:cs="Times New Roman"/>
          </w:rPr>
          <w:t>based on linear regression analysis of Index scores</w:t>
        </w:r>
      </w:ins>
      <w:ins w:id="403" w:author="Melanie Frazier" w:date="2017-05-15T11:00:00Z">
        <w:r w:rsidR="001F4CBB">
          <w:rPr>
            <w:rFonts w:ascii="Times New Roman" w:hAnsi="Times New Roman" w:cs="Times New Roman"/>
          </w:rPr>
          <w:t>)</w:t>
        </w:r>
      </w:ins>
      <w:r>
        <w:rPr>
          <w:rFonts w:ascii="Times New Roman" w:hAnsi="Times New Roman" w:cs="Times New Roman"/>
        </w:rPr>
        <w:t xml:space="preserve">, and (D) distribution of </w:t>
      </w:r>
      <w:del w:id="404" w:author="Melanie Frazier" w:date="2017-05-15T11:01:00Z">
        <w:r w:rsidDel="001F4CBB">
          <w:rPr>
            <w:rFonts w:ascii="Times New Roman" w:hAnsi="Times New Roman" w:cs="Times New Roman"/>
          </w:rPr>
          <w:delText xml:space="preserve"> </w:delText>
        </w:r>
      </w:del>
      <w:r>
        <w:rPr>
          <w:rFonts w:ascii="Times New Roman" w:hAnsi="Times New Roman" w:cs="Times New Roman"/>
        </w:rPr>
        <w:t xml:space="preserve">average change among regions. </w:t>
      </w:r>
    </w:p>
    <w:p w14:paraId="49333709" w14:textId="77777777" w:rsidR="00D15B31" w:rsidRPr="00D15B31" w:rsidRDefault="00D15B31" w:rsidP="00D15B31">
      <w:pPr>
        <w:rPr>
          <w:rFonts w:ascii="Times New Roman" w:hAnsi="Times New Roman" w:cs="Times New Roman"/>
          <w:b/>
        </w:rPr>
      </w:pPr>
    </w:p>
    <w:p w14:paraId="42D0B089" w14:textId="77777777" w:rsidR="001F4CBB" w:rsidRPr="001F4CBB" w:rsidRDefault="00B1105C" w:rsidP="004777E9">
      <w:pPr>
        <w:rPr>
          <w:ins w:id="405" w:author="Melanie Frazier" w:date="2017-05-15T11:02:00Z"/>
          <w:rFonts w:ascii="Times New Roman" w:hAnsi="Times New Roman" w:cs="Times New Roman"/>
          <w:b/>
          <w:rPrChange w:id="406" w:author="Melanie Frazier" w:date="2017-05-15T11:02:00Z">
            <w:rPr>
              <w:ins w:id="407" w:author="Melanie Frazier" w:date="2017-05-15T11:02:00Z"/>
              <w:rFonts w:ascii="Times New Roman" w:hAnsi="Times New Roman" w:cs="Times New Roman"/>
            </w:rPr>
          </w:rPrChange>
        </w:rPr>
      </w:pPr>
      <w:r w:rsidRPr="001F4CBB">
        <w:rPr>
          <w:rFonts w:ascii="Times New Roman" w:hAnsi="Times New Roman" w:cs="Times New Roman"/>
          <w:b/>
          <w:rPrChange w:id="408" w:author="Melanie Frazier" w:date="2017-05-15T11:02:00Z">
            <w:rPr>
              <w:rFonts w:ascii="Times New Roman" w:hAnsi="Times New Roman" w:cs="Times New Roman"/>
            </w:rPr>
          </w:rPrChange>
        </w:rPr>
        <w:t>Fig</w:t>
      </w:r>
      <w:del w:id="409" w:author="Melanie Frazier" w:date="2017-05-15T11:01:00Z">
        <w:r w:rsidRPr="001F4CBB" w:rsidDel="001F4CBB">
          <w:rPr>
            <w:rFonts w:ascii="Times New Roman" w:hAnsi="Times New Roman" w:cs="Times New Roman"/>
            <w:b/>
            <w:rPrChange w:id="410" w:author="Melanie Frazier" w:date="2017-05-15T11:02:00Z">
              <w:rPr>
                <w:rFonts w:ascii="Times New Roman" w:hAnsi="Times New Roman" w:cs="Times New Roman"/>
              </w:rPr>
            </w:rPrChange>
          </w:rPr>
          <w:delText>ure</w:delText>
        </w:r>
      </w:del>
      <w:r w:rsidRPr="001F4CBB">
        <w:rPr>
          <w:rFonts w:ascii="Times New Roman" w:hAnsi="Times New Roman" w:cs="Times New Roman"/>
          <w:b/>
          <w:rPrChange w:id="411" w:author="Melanie Frazier" w:date="2017-05-15T11:02:00Z">
            <w:rPr>
              <w:rFonts w:ascii="Times New Roman" w:hAnsi="Times New Roman" w:cs="Times New Roman"/>
            </w:rPr>
          </w:rPrChange>
        </w:rPr>
        <w:t xml:space="preserve"> </w:t>
      </w:r>
      <w:r w:rsidR="002C31A6" w:rsidRPr="001F4CBB">
        <w:rPr>
          <w:rFonts w:ascii="Times New Roman" w:hAnsi="Times New Roman" w:cs="Times New Roman"/>
          <w:b/>
          <w:rPrChange w:id="412" w:author="Melanie Frazier" w:date="2017-05-15T11:02:00Z">
            <w:rPr>
              <w:rFonts w:ascii="Times New Roman" w:hAnsi="Times New Roman" w:cs="Times New Roman"/>
            </w:rPr>
          </w:rPrChange>
        </w:rPr>
        <w:t>2</w:t>
      </w:r>
      <w:r w:rsidRPr="001F4CBB">
        <w:rPr>
          <w:rFonts w:ascii="Times New Roman" w:hAnsi="Times New Roman" w:cs="Times New Roman"/>
          <w:b/>
          <w:rPrChange w:id="413" w:author="Melanie Frazier" w:date="2017-05-15T11:02:00Z">
            <w:rPr>
              <w:rFonts w:ascii="Times New Roman" w:hAnsi="Times New Roman" w:cs="Times New Roman"/>
            </w:rPr>
          </w:rPrChange>
        </w:rPr>
        <w:t>.</w:t>
      </w:r>
      <w:del w:id="414" w:author="Melanie Frazier" w:date="2017-05-15T11:02:00Z">
        <w:r w:rsidRPr="001F4CBB" w:rsidDel="001F4CBB">
          <w:rPr>
            <w:rFonts w:ascii="Times New Roman" w:hAnsi="Times New Roman" w:cs="Times New Roman"/>
            <w:b/>
            <w:rPrChange w:id="415" w:author="Melanie Frazier" w:date="2017-05-15T11:02:00Z">
              <w:rPr>
                <w:rFonts w:ascii="Times New Roman" w:hAnsi="Times New Roman" w:cs="Times New Roman"/>
              </w:rPr>
            </w:rPrChange>
          </w:rPr>
          <w:delText xml:space="preserve"> </w:delText>
        </w:r>
      </w:del>
      <w:ins w:id="416" w:author="Melanie Frazier" w:date="2017-05-15T11:02:00Z">
        <w:r w:rsidR="001F4CBB" w:rsidRPr="001F4CBB">
          <w:rPr>
            <w:rFonts w:ascii="Times New Roman" w:hAnsi="Times New Roman" w:cs="Times New Roman"/>
            <w:b/>
            <w:rPrChange w:id="417" w:author="Melanie Frazier" w:date="2017-05-15T11:02:00Z">
              <w:rPr>
                <w:rFonts w:ascii="Times New Roman" w:hAnsi="Times New Roman" w:cs="Times New Roman"/>
              </w:rPr>
            </w:rPrChange>
          </w:rPr>
          <w:t xml:space="preserve"> </w:t>
        </w:r>
      </w:ins>
      <w:r w:rsidR="009562E9" w:rsidRPr="001F4CBB">
        <w:rPr>
          <w:rFonts w:ascii="Times New Roman" w:hAnsi="Times New Roman" w:cs="Times New Roman"/>
          <w:b/>
          <w:rPrChange w:id="418" w:author="Melanie Frazier" w:date="2017-05-15T11:02:00Z">
            <w:rPr>
              <w:rFonts w:ascii="Times New Roman" w:hAnsi="Times New Roman" w:cs="Times New Roman"/>
            </w:rPr>
          </w:rPrChange>
        </w:rPr>
        <w:t xml:space="preserve">Global average </w:t>
      </w:r>
      <w:r w:rsidR="00A45004" w:rsidRPr="001F4CBB">
        <w:rPr>
          <w:rFonts w:ascii="Times New Roman" w:hAnsi="Times New Roman" w:cs="Times New Roman"/>
          <w:b/>
          <w:rPrChange w:id="419" w:author="Melanie Frazier" w:date="2017-05-15T11:02:00Z">
            <w:rPr>
              <w:rFonts w:ascii="Times New Roman" w:hAnsi="Times New Roman" w:cs="Times New Roman"/>
            </w:rPr>
          </w:rPrChange>
        </w:rPr>
        <w:t xml:space="preserve">yearly </w:t>
      </w:r>
      <w:r w:rsidR="009562E9" w:rsidRPr="001F4CBB">
        <w:rPr>
          <w:rFonts w:ascii="Times New Roman" w:hAnsi="Times New Roman" w:cs="Times New Roman"/>
          <w:b/>
          <w:rPrChange w:id="420" w:author="Melanie Frazier" w:date="2017-05-15T11:02:00Z">
            <w:rPr>
              <w:rFonts w:ascii="Times New Roman" w:hAnsi="Times New Roman" w:cs="Times New Roman"/>
            </w:rPr>
          </w:rPrChange>
        </w:rPr>
        <w:t xml:space="preserve">change in </w:t>
      </w:r>
      <w:r w:rsidR="00A45004" w:rsidRPr="001F4CBB">
        <w:rPr>
          <w:rFonts w:ascii="Times New Roman" w:hAnsi="Times New Roman" w:cs="Times New Roman"/>
          <w:b/>
          <w:rPrChange w:id="421" w:author="Melanie Frazier" w:date="2017-05-15T11:02:00Z">
            <w:rPr>
              <w:rFonts w:ascii="Times New Roman" w:hAnsi="Times New Roman" w:cs="Times New Roman"/>
            </w:rPr>
          </w:rPrChange>
        </w:rPr>
        <w:t xml:space="preserve">goal </w:t>
      </w:r>
      <w:r w:rsidR="009562E9" w:rsidRPr="001F4CBB">
        <w:rPr>
          <w:rFonts w:ascii="Times New Roman" w:hAnsi="Times New Roman" w:cs="Times New Roman"/>
          <w:b/>
          <w:rPrChange w:id="422" w:author="Melanie Frazier" w:date="2017-05-15T11:02:00Z">
            <w:rPr>
              <w:rFonts w:ascii="Times New Roman" w:hAnsi="Times New Roman" w:cs="Times New Roman"/>
            </w:rPr>
          </w:rPrChange>
        </w:rPr>
        <w:t>scores from 2012-2016</w:t>
      </w:r>
      <w:ins w:id="423" w:author="Melanie Frazier" w:date="2017-05-15T11:02:00Z">
        <w:r w:rsidR="001F4CBB" w:rsidRPr="001F4CBB">
          <w:rPr>
            <w:rFonts w:ascii="Times New Roman" w:hAnsi="Times New Roman" w:cs="Times New Roman"/>
            <w:b/>
            <w:rPrChange w:id="424" w:author="Melanie Frazier" w:date="2017-05-15T11:02:00Z">
              <w:rPr>
                <w:rFonts w:ascii="Times New Roman" w:hAnsi="Times New Roman" w:cs="Times New Roman"/>
              </w:rPr>
            </w:rPrChange>
          </w:rPr>
          <w:t>.</w:t>
        </w:r>
      </w:ins>
    </w:p>
    <w:p w14:paraId="6F5075D9" w14:textId="7AF0BA61" w:rsidR="004777E9" w:rsidRDefault="001F4CBB" w:rsidP="004777E9">
      <w:pPr>
        <w:rPr>
          <w:rFonts w:ascii="Times New Roman" w:hAnsi="Times New Roman" w:cs="Times New Roman"/>
        </w:rPr>
      </w:pPr>
      <w:ins w:id="425" w:author="Melanie Frazier" w:date="2017-05-15T11:02:00Z">
        <w:r>
          <w:rPr>
            <w:rFonts w:ascii="Times New Roman" w:hAnsi="Times New Roman" w:cs="Times New Roman"/>
          </w:rPr>
          <w:t xml:space="preserve">Average annual change in </w:t>
        </w:r>
      </w:ins>
      <w:ins w:id="426" w:author="Melanie Frazier" w:date="2017-05-15T11:03:00Z">
        <w:r>
          <w:rPr>
            <w:rFonts w:ascii="Times New Roman" w:hAnsi="Times New Roman" w:cs="Times New Roman"/>
          </w:rPr>
          <w:t xml:space="preserve">global </w:t>
        </w:r>
      </w:ins>
      <w:ins w:id="427" w:author="Melanie Frazier" w:date="2017-05-15T11:02:00Z">
        <w:r>
          <w:rPr>
            <w:rFonts w:ascii="Times New Roman" w:hAnsi="Times New Roman" w:cs="Times New Roman"/>
          </w:rPr>
          <w:t xml:space="preserve">status </w:t>
        </w:r>
      </w:ins>
      <w:del w:id="428" w:author="Melanie Frazier" w:date="2017-05-15T11:02:00Z">
        <w:r w:rsidR="009562E9" w:rsidDel="001F4CBB">
          <w:rPr>
            <w:rFonts w:ascii="Times New Roman" w:hAnsi="Times New Roman" w:cs="Times New Roman"/>
          </w:rPr>
          <w:delText xml:space="preserve"> </w:delText>
        </w:r>
      </w:del>
      <w:r w:rsidR="009562E9" w:rsidRPr="000B7C69">
        <w:rPr>
          <w:rFonts w:ascii="Times New Roman" w:hAnsi="Times New Roman" w:cs="Times New Roman"/>
        </w:rPr>
        <w:t>f</w:t>
      </w:r>
      <w:r w:rsidR="009562E9">
        <w:rPr>
          <w:rFonts w:ascii="Times New Roman" w:hAnsi="Times New Roman" w:cs="Times New Roman"/>
        </w:rPr>
        <w:t>or each goal and subgoal, unweighted (blue dots) and weighted by size of EEZ (orange dots)</w:t>
      </w:r>
      <w:r w:rsidR="009562E9" w:rsidRPr="000B7C69">
        <w:rPr>
          <w:rFonts w:ascii="Times New Roman" w:hAnsi="Times New Roman" w:cs="Times New Roman"/>
        </w:rPr>
        <w:t xml:space="preserve">. </w:t>
      </w:r>
      <w:r w:rsidR="00A92865">
        <w:rPr>
          <w:rFonts w:ascii="Times New Roman" w:hAnsi="Times New Roman" w:cs="Times New Roman"/>
        </w:rPr>
        <w:t>Solid circles indicate</w:t>
      </w:r>
      <w:r w:rsidR="009562E9">
        <w:rPr>
          <w:rFonts w:ascii="Times New Roman" w:hAnsi="Times New Roman" w:cs="Times New Roman"/>
        </w:rPr>
        <w:t xml:space="preserve"> trends si</w:t>
      </w:r>
      <w:r w:rsidR="00A92865">
        <w:rPr>
          <w:rFonts w:ascii="Times New Roman" w:hAnsi="Times New Roman" w:cs="Times New Roman"/>
        </w:rPr>
        <w:t>gnificantly different from zero; open circles are non-significant</w:t>
      </w:r>
      <w:r w:rsidR="009562E9" w:rsidRPr="000B7C69">
        <w:rPr>
          <w:rFonts w:ascii="Times New Roman" w:hAnsi="Times New Roman" w:cs="Times New Roman"/>
        </w:rPr>
        <w:t>.</w:t>
      </w:r>
      <w:r w:rsidR="009562E9">
        <w:rPr>
          <w:rFonts w:ascii="Times New Roman" w:hAnsi="Times New Roman" w:cs="Times New Roman"/>
        </w:rPr>
        <w:t xml:space="preserve"> Plots on the right show change over time in the global goal score (y-axis scaled to the range of values for each goal). Large differences between unweighted and weighted values (e.g. natural products and fisheries) result from countries with large EEZs having scores significantly different from the global average.</w:t>
      </w:r>
    </w:p>
    <w:p w14:paraId="68C2316A" w14:textId="77777777" w:rsidR="000A5067" w:rsidRDefault="000A5067" w:rsidP="000A5067">
      <w:pPr>
        <w:rPr>
          <w:rFonts w:ascii="Times New Roman" w:hAnsi="Times New Roman" w:cs="Times New Roman"/>
        </w:rPr>
      </w:pPr>
    </w:p>
    <w:p w14:paraId="57171E67" w14:textId="7B3DAB9F" w:rsidR="001F4CBB" w:rsidRPr="001F4CBB" w:rsidRDefault="00ED308E" w:rsidP="00ED308E">
      <w:pPr>
        <w:rPr>
          <w:ins w:id="429" w:author="Melanie Frazier" w:date="2017-05-15T11:05:00Z"/>
          <w:rFonts w:ascii="Times New Roman" w:hAnsi="Times New Roman" w:cs="Times New Roman"/>
          <w:b/>
          <w:rPrChange w:id="430" w:author="Melanie Frazier" w:date="2017-05-15T11:05:00Z">
            <w:rPr>
              <w:ins w:id="431" w:author="Melanie Frazier" w:date="2017-05-15T11:05:00Z"/>
              <w:rFonts w:ascii="Times New Roman" w:hAnsi="Times New Roman" w:cs="Times New Roman"/>
            </w:rPr>
          </w:rPrChange>
        </w:rPr>
      </w:pPr>
      <w:r w:rsidRPr="001F4CBB">
        <w:rPr>
          <w:rFonts w:ascii="Times New Roman" w:hAnsi="Times New Roman" w:cs="Times New Roman"/>
          <w:b/>
          <w:rPrChange w:id="432" w:author="Melanie Frazier" w:date="2017-05-15T11:05:00Z">
            <w:rPr>
              <w:rFonts w:ascii="Times New Roman" w:hAnsi="Times New Roman" w:cs="Times New Roman"/>
            </w:rPr>
          </w:rPrChange>
        </w:rPr>
        <w:t>Fig</w:t>
      </w:r>
      <w:del w:id="433" w:author="Melanie Frazier" w:date="2017-05-15T11:05:00Z">
        <w:r w:rsidRPr="001F4CBB" w:rsidDel="001F4CBB">
          <w:rPr>
            <w:rFonts w:ascii="Times New Roman" w:hAnsi="Times New Roman" w:cs="Times New Roman"/>
            <w:b/>
            <w:rPrChange w:id="434" w:author="Melanie Frazier" w:date="2017-05-15T11:05:00Z">
              <w:rPr>
                <w:rFonts w:ascii="Times New Roman" w:hAnsi="Times New Roman" w:cs="Times New Roman"/>
              </w:rPr>
            </w:rPrChange>
          </w:rPr>
          <w:delText>ure</w:delText>
        </w:r>
      </w:del>
      <w:r w:rsidRPr="001F4CBB">
        <w:rPr>
          <w:rFonts w:ascii="Times New Roman" w:hAnsi="Times New Roman" w:cs="Times New Roman"/>
          <w:b/>
          <w:rPrChange w:id="435" w:author="Melanie Frazier" w:date="2017-05-15T11:05:00Z">
            <w:rPr>
              <w:rFonts w:ascii="Times New Roman" w:hAnsi="Times New Roman" w:cs="Times New Roman"/>
            </w:rPr>
          </w:rPrChange>
        </w:rPr>
        <w:t xml:space="preserve"> </w:t>
      </w:r>
      <w:r w:rsidR="002C31A6" w:rsidRPr="001F4CBB">
        <w:rPr>
          <w:rFonts w:ascii="Times New Roman" w:hAnsi="Times New Roman" w:cs="Times New Roman"/>
          <w:b/>
          <w:rPrChange w:id="436" w:author="Melanie Frazier" w:date="2017-05-15T11:05:00Z">
            <w:rPr>
              <w:rFonts w:ascii="Times New Roman" w:hAnsi="Times New Roman" w:cs="Times New Roman"/>
            </w:rPr>
          </w:rPrChange>
        </w:rPr>
        <w:t>3</w:t>
      </w:r>
      <w:r w:rsidRPr="001F4CBB">
        <w:rPr>
          <w:rFonts w:ascii="Times New Roman" w:hAnsi="Times New Roman" w:cs="Times New Roman"/>
          <w:b/>
          <w:rPrChange w:id="437" w:author="Melanie Frazier" w:date="2017-05-15T11:05:00Z">
            <w:rPr>
              <w:rFonts w:ascii="Times New Roman" w:hAnsi="Times New Roman" w:cs="Times New Roman"/>
            </w:rPr>
          </w:rPrChange>
        </w:rPr>
        <w:t xml:space="preserve">. </w:t>
      </w:r>
      <w:ins w:id="438" w:author="Melanie Frazier" w:date="2017-05-15T11:04:00Z">
        <w:r w:rsidR="001F4CBB" w:rsidRPr="001F4CBB">
          <w:rPr>
            <w:rFonts w:ascii="Times New Roman" w:hAnsi="Times New Roman" w:cs="Times New Roman"/>
            <w:b/>
            <w:rPrChange w:id="439" w:author="Melanie Frazier" w:date="2017-05-15T11:05:00Z">
              <w:rPr>
                <w:rFonts w:ascii="Times New Roman" w:hAnsi="Times New Roman" w:cs="Times New Roman"/>
              </w:rPr>
            </w:rPrChange>
          </w:rPr>
          <w:t>Relationship between score and annual change in</w:t>
        </w:r>
      </w:ins>
      <w:ins w:id="440" w:author="Melanie Frazier" w:date="2017-05-15T11:05:00Z">
        <w:r w:rsidR="001F4CBB" w:rsidRPr="001F4CBB">
          <w:rPr>
            <w:rFonts w:ascii="Times New Roman" w:hAnsi="Times New Roman" w:cs="Times New Roman"/>
            <w:b/>
            <w:rPrChange w:id="441" w:author="Melanie Frazier" w:date="2017-05-15T11:05:00Z">
              <w:rPr>
                <w:rFonts w:ascii="Times New Roman" w:hAnsi="Times New Roman" w:cs="Times New Roman"/>
              </w:rPr>
            </w:rPrChange>
          </w:rPr>
          <w:t xml:space="preserve"> score.  </w:t>
        </w:r>
      </w:ins>
    </w:p>
    <w:p w14:paraId="34517D8D" w14:textId="2CF62D89" w:rsidR="00ED308E" w:rsidRDefault="00070FC3" w:rsidP="00ED308E">
      <w:pPr>
        <w:rPr>
          <w:rFonts w:ascii="Times New Roman" w:hAnsi="Times New Roman" w:cs="Times New Roman"/>
        </w:rPr>
      </w:pPr>
      <w:r>
        <w:rPr>
          <w:rFonts w:ascii="Times New Roman" w:hAnsi="Times New Roman" w:cs="Times New Roman"/>
        </w:rPr>
        <w:t xml:space="preserve">OHI </w:t>
      </w:r>
      <w:r w:rsidRPr="000B7C69">
        <w:rPr>
          <w:rFonts w:ascii="Times New Roman" w:hAnsi="Times New Roman" w:cs="Times New Roman"/>
        </w:rPr>
        <w:t>score</w:t>
      </w:r>
      <w:r>
        <w:rPr>
          <w:rFonts w:ascii="Times New Roman" w:hAnsi="Times New Roman" w:cs="Times New Roman"/>
        </w:rPr>
        <w:t>s</w:t>
      </w:r>
      <w:r w:rsidRPr="000B7C69">
        <w:rPr>
          <w:rFonts w:ascii="Times New Roman" w:hAnsi="Times New Roman" w:cs="Times New Roman"/>
        </w:rPr>
        <w:t xml:space="preserve"> </w:t>
      </w:r>
      <w:r>
        <w:rPr>
          <w:rFonts w:ascii="Times New Roman" w:hAnsi="Times New Roman" w:cs="Times New Roman"/>
        </w:rPr>
        <w:t xml:space="preserve">for 2016 </w:t>
      </w:r>
      <w:r w:rsidRPr="000B7C69">
        <w:rPr>
          <w:rFonts w:ascii="Times New Roman" w:hAnsi="Times New Roman" w:cs="Times New Roman"/>
        </w:rPr>
        <w:t xml:space="preserve">versus the </w:t>
      </w:r>
      <w:r>
        <w:rPr>
          <w:rFonts w:ascii="Times New Roman" w:hAnsi="Times New Roman" w:cs="Times New Roman"/>
        </w:rPr>
        <w:t xml:space="preserve">annual </w:t>
      </w:r>
      <w:r w:rsidRPr="000B7C69">
        <w:rPr>
          <w:rFonts w:ascii="Times New Roman" w:hAnsi="Times New Roman" w:cs="Times New Roman"/>
        </w:rPr>
        <w:t>change</w:t>
      </w:r>
      <w:r>
        <w:rPr>
          <w:rFonts w:ascii="Times New Roman" w:hAnsi="Times New Roman" w:cs="Times New Roman"/>
        </w:rPr>
        <w:t xml:space="preserve"> in score</w:t>
      </w:r>
      <w:r w:rsidRPr="009E7516">
        <w:rPr>
          <w:rFonts w:ascii="Times New Roman" w:hAnsi="Times New Roman" w:cs="Times New Roman"/>
        </w:rPr>
        <w:t xml:space="preserve"> </w:t>
      </w:r>
      <w:r>
        <w:rPr>
          <w:rFonts w:ascii="Times New Roman" w:hAnsi="Times New Roman" w:cs="Times New Roman"/>
        </w:rPr>
        <w:t>over 5 years for each region</w:t>
      </w:r>
      <w:r w:rsidRPr="000B7C69">
        <w:rPr>
          <w:rFonts w:ascii="Times New Roman" w:hAnsi="Times New Roman" w:cs="Times New Roman"/>
        </w:rPr>
        <w:t>.</w:t>
      </w:r>
      <w:r>
        <w:rPr>
          <w:rFonts w:ascii="Times New Roman" w:hAnsi="Times New Roman" w:cs="Times New Roman"/>
        </w:rPr>
        <w:t xml:space="preserve"> Red dashed lines indicate no change over time (horizontal line) and the mean Index score across regions (vertical line)</w:t>
      </w:r>
      <w:r w:rsidR="003A29BA">
        <w:rPr>
          <w:rFonts w:ascii="Times New Roman" w:hAnsi="Times New Roman" w:cs="Times New Roman"/>
        </w:rPr>
        <w:t>; dark black line is the linear regression</w:t>
      </w:r>
      <w:r w:rsidR="00A45004">
        <w:rPr>
          <w:rFonts w:ascii="Times New Roman" w:hAnsi="Times New Roman" w:cs="Times New Roman"/>
        </w:rPr>
        <w:t xml:space="preserve"> slope</w:t>
      </w:r>
      <w:r>
        <w:rPr>
          <w:rFonts w:ascii="Times New Roman" w:hAnsi="Times New Roman" w:cs="Times New Roman"/>
        </w:rPr>
        <w:t>. Regions with higher Index scores in 2016 that improved through time are in the top-right quadrant, and countries with lower scores that declined through time are in the bottom-left.</w:t>
      </w:r>
      <w:r w:rsidR="003A29BA">
        <w:rPr>
          <w:rFonts w:ascii="Times New Roman" w:hAnsi="Times New Roman" w:cs="Times New Roman"/>
        </w:rPr>
        <w:t xml:space="preserve"> Data points for labeled countries are colored orange for ease of identification.</w:t>
      </w:r>
    </w:p>
    <w:p w14:paraId="354A5261" w14:textId="77777777" w:rsidR="00ED308E" w:rsidRPr="000B7C69" w:rsidRDefault="00ED308E" w:rsidP="00ED308E">
      <w:pPr>
        <w:rPr>
          <w:rFonts w:ascii="Times New Roman" w:hAnsi="Times New Roman" w:cs="Times New Roman"/>
        </w:rPr>
      </w:pPr>
    </w:p>
    <w:p w14:paraId="7C0E1F1B" w14:textId="77777777" w:rsidR="001F4CBB" w:rsidRPr="001F4CBB" w:rsidRDefault="002C31A6" w:rsidP="000A5067">
      <w:pPr>
        <w:rPr>
          <w:ins w:id="442" w:author="Melanie Frazier" w:date="2017-05-15T11:06:00Z"/>
          <w:rFonts w:ascii="Times New Roman" w:hAnsi="Times New Roman" w:cs="Times New Roman"/>
          <w:b/>
          <w:rPrChange w:id="443" w:author="Melanie Frazier" w:date="2017-05-15T11:06:00Z">
            <w:rPr>
              <w:ins w:id="444" w:author="Melanie Frazier" w:date="2017-05-15T11:06:00Z"/>
              <w:rFonts w:ascii="Times New Roman" w:hAnsi="Times New Roman" w:cs="Times New Roman"/>
            </w:rPr>
          </w:rPrChange>
        </w:rPr>
      </w:pPr>
      <w:r w:rsidRPr="001F4CBB">
        <w:rPr>
          <w:rFonts w:ascii="Times New Roman" w:hAnsi="Times New Roman" w:cs="Times New Roman"/>
          <w:b/>
          <w:rPrChange w:id="445" w:author="Melanie Frazier" w:date="2017-05-15T11:06:00Z">
            <w:rPr>
              <w:rFonts w:ascii="Times New Roman" w:hAnsi="Times New Roman" w:cs="Times New Roman"/>
            </w:rPr>
          </w:rPrChange>
        </w:rPr>
        <w:t>Fig</w:t>
      </w:r>
      <w:del w:id="446" w:author="Melanie Frazier" w:date="2017-05-15T11:06:00Z">
        <w:r w:rsidRPr="001F4CBB" w:rsidDel="001F4CBB">
          <w:rPr>
            <w:rFonts w:ascii="Times New Roman" w:hAnsi="Times New Roman" w:cs="Times New Roman"/>
            <w:b/>
            <w:rPrChange w:id="447" w:author="Melanie Frazier" w:date="2017-05-15T11:06:00Z">
              <w:rPr>
                <w:rFonts w:ascii="Times New Roman" w:hAnsi="Times New Roman" w:cs="Times New Roman"/>
              </w:rPr>
            </w:rPrChange>
          </w:rPr>
          <w:delText>ure</w:delText>
        </w:r>
      </w:del>
      <w:r w:rsidRPr="001F4CBB">
        <w:rPr>
          <w:rFonts w:ascii="Times New Roman" w:hAnsi="Times New Roman" w:cs="Times New Roman"/>
          <w:b/>
          <w:rPrChange w:id="448" w:author="Melanie Frazier" w:date="2017-05-15T11:06:00Z">
            <w:rPr>
              <w:rFonts w:ascii="Times New Roman" w:hAnsi="Times New Roman" w:cs="Times New Roman"/>
            </w:rPr>
          </w:rPrChange>
        </w:rPr>
        <w:t xml:space="preserve"> 4</w:t>
      </w:r>
      <w:r w:rsidR="00DC0DAD" w:rsidRPr="001F4CBB">
        <w:rPr>
          <w:rFonts w:ascii="Times New Roman" w:hAnsi="Times New Roman" w:cs="Times New Roman"/>
          <w:b/>
          <w:rPrChange w:id="449" w:author="Melanie Frazier" w:date="2017-05-15T11:06:00Z">
            <w:rPr>
              <w:rFonts w:ascii="Times New Roman" w:hAnsi="Times New Roman" w:cs="Times New Roman"/>
            </w:rPr>
          </w:rPrChange>
        </w:rPr>
        <w:t xml:space="preserve">. </w:t>
      </w:r>
      <w:r w:rsidR="00D41983" w:rsidRPr="001F4CBB">
        <w:rPr>
          <w:rFonts w:ascii="Times New Roman" w:hAnsi="Times New Roman" w:cs="Times New Roman"/>
          <w:b/>
          <w:rPrChange w:id="450" w:author="Melanie Frazier" w:date="2017-05-15T11:06:00Z">
            <w:rPr>
              <w:rFonts w:ascii="Times New Roman" w:hAnsi="Times New Roman" w:cs="Times New Roman"/>
            </w:rPr>
          </w:rPrChange>
        </w:rPr>
        <w:t>Drive</w:t>
      </w:r>
      <w:r w:rsidR="00A45004" w:rsidRPr="001F4CBB">
        <w:rPr>
          <w:rFonts w:ascii="Times New Roman" w:hAnsi="Times New Roman" w:cs="Times New Roman"/>
          <w:b/>
          <w:rPrChange w:id="451" w:author="Melanie Frazier" w:date="2017-05-15T11:06:00Z">
            <w:rPr>
              <w:rFonts w:ascii="Times New Roman" w:hAnsi="Times New Roman" w:cs="Times New Roman"/>
            </w:rPr>
          </w:rPrChange>
        </w:rPr>
        <w:t>rs of change in</w:t>
      </w:r>
      <w:r w:rsidR="00D41983" w:rsidRPr="001F4CBB">
        <w:rPr>
          <w:rFonts w:ascii="Times New Roman" w:hAnsi="Times New Roman" w:cs="Times New Roman"/>
          <w:b/>
          <w:rPrChange w:id="452" w:author="Melanie Frazier" w:date="2017-05-15T11:06:00Z">
            <w:rPr>
              <w:rFonts w:ascii="Times New Roman" w:hAnsi="Times New Roman" w:cs="Times New Roman"/>
            </w:rPr>
          </w:rPrChange>
        </w:rPr>
        <w:t xml:space="preserve"> OHI scores from 2012-2016 for </w:t>
      </w:r>
      <w:ins w:id="453" w:author="Melanie Frazier" w:date="2017-05-15T11:06:00Z">
        <w:r w:rsidR="001F4CBB" w:rsidRPr="001F4CBB">
          <w:rPr>
            <w:rFonts w:ascii="Times New Roman" w:hAnsi="Times New Roman" w:cs="Times New Roman"/>
            <w:b/>
            <w:rPrChange w:id="454" w:author="Melanie Frazier" w:date="2017-05-15T11:06:00Z">
              <w:rPr>
                <w:rFonts w:ascii="Times New Roman" w:hAnsi="Times New Roman" w:cs="Times New Roman"/>
              </w:rPr>
            </w:rPrChange>
          </w:rPr>
          <w:t xml:space="preserve">a sampling of regions. </w:t>
        </w:r>
      </w:ins>
    </w:p>
    <w:p w14:paraId="5B6E4C47" w14:textId="15D7919A" w:rsidR="00DC0DAD" w:rsidRDefault="001F4CBB" w:rsidP="000A5067">
      <w:pPr>
        <w:rPr>
          <w:rFonts w:ascii="Times New Roman" w:hAnsi="Times New Roman" w:cs="Times New Roman"/>
        </w:rPr>
      </w:pPr>
      <w:ins w:id="455" w:author="Melanie Frazier" w:date="2017-05-15T11:07:00Z">
        <w:r>
          <w:rPr>
            <w:rFonts w:ascii="Times New Roman" w:hAnsi="Times New Roman" w:cs="Times New Roman"/>
          </w:rPr>
          <w:t>Contribution of OHI goal</w:t>
        </w:r>
      </w:ins>
      <w:ins w:id="456" w:author="Melanie Frazier" w:date="2017-05-15T11:08:00Z">
        <w:r>
          <w:rPr>
            <w:rFonts w:ascii="Times New Roman" w:hAnsi="Times New Roman" w:cs="Times New Roman"/>
          </w:rPr>
          <w:t>s</w:t>
        </w:r>
      </w:ins>
      <w:ins w:id="457" w:author="Melanie Frazier" w:date="2017-05-15T11:07:00Z">
        <w:r>
          <w:rPr>
            <w:rFonts w:ascii="Times New Roman" w:hAnsi="Times New Roman" w:cs="Times New Roman"/>
          </w:rPr>
          <w:t xml:space="preserve"> to changes in annual </w:t>
        </w:r>
      </w:ins>
      <w:ins w:id="458" w:author="Melanie Frazier" w:date="2017-05-15T11:08:00Z">
        <w:r>
          <w:rPr>
            <w:rFonts w:ascii="Times New Roman" w:hAnsi="Times New Roman" w:cs="Times New Roman"/>
          </w:rPr>
          <w:t xml:space="preserve">Index </w:t>
        </w:r>
      </w:ins>
      <w:ins w:id="459" w:author="Melanie Frazier" w:date="2017-05-15T11:07:00Z">
        <w:r>
          <w:rPr>
            <w:rFonts w:ascii="Times New Roman" w:hAnsi="Times New Roman" w:cs="Times New Roman"/>
          </w:rPr>
          <w:t>s</w:t>
        </w:r>
      </w:ins>
      <w:ins w:id="460" w:author="Melanie Frazier" w:date="2017-05-15T11:08:00Z">
        <w:r>
          <w:rPr>
            <w:rFonts w:ascii="Times New Roman" w:hAnsi="Times New Roman" w:cs="Times New Roman"/>
          </w:rPr>
          <w:t>cores</w:t>
        </w:r>
      </w:ins>
      <w:ins w:id="461" w:author="Melanie Frazier" w:date="2017-05-15T11:07:00Z">
        <w:r>
          <w:rPr>
            <w:rFonts w:ascii="Times New Roman" w:hAnsi="Times New Roman" w:cs="Times New Roman"/>
          </w:rPr>
          <w:t xml:space="preserve"> for </w:t>
        </w:r>
      </w:ins>
      <w:del w:id="462" w:author="Melanie Frazier" w:date="2017-05-15T11:06:00Z">
        <w:r w:rsidR="00D41983" w:rsidDel="001F4CBB">
          <w:rPr>
            <w:rFonts w:ascii="Times New Roman" w:hAnsi="Times New Roman" w:cs="Times New Roman"/>
          </w:rPr>
          <w:delText xml:space="preserve">the </w:delText>
        </w:r>
      </w:del>
      <w:ins w:id="463" w:author="Melanie Frazier" w:date="2017-05-15T11:07:00Z">
        <w:r>
          <w:rPr>
            <w:rFonts w:ascii="Times New Roman" w:hAnsi="Times New Roman" w:cs="Times New Roman"/>
          </w:rPr>
          <w:t>t</w:t>
        </w:r>
      </w:ins>
      <w:ins w:id="464" w:author="Melanie Frazier" w:date="2017-05-15T11:06:00Z">
        <w:r>
          <w:rPr>
            <w:rFonts w:ascii="Times New Roman" w:hAnsi="Times New Roman" w:cs="Times New Roman"/>
          </w:rPr>
          <w:t xml:space="preserve">he </w:t>
        </w:r>
      </w:ins>
      <w:r w:rsidR="00D41983">
        <w:rPr>
          <w:rFonts w:ascii="Times New Roman" w:hAnsi="Times New Roman" w:cs="Times New Roman"/>
        </w:rPr>
        <w:t xml:space="preserve">15 </w:t>
      </w:r>
      <w:r w:rsidR="00A45004">
        <w:rPr>
          <w:rFonts w:ascii="Times New Roman" w:hAnsi="Times New Roman" w:cs="Times New Roman"/>
        </w:rPr>
        <w:t xml:space="preserve">regions with </w:t>
      </w:r>
      <w:r w:rsidR="00D41983">
        <w:rPr>
          <w:rFonts w:ascii="Times New Roman" w:hAnsi="Times New Roman" w:cs="Times New Roman"/>
        </w:rPr>
        <w:t xml:space="preserve">largest increases and decreases in scores and 10 representative </w:t>
      </w:r>
      <w:r w:rsidR="00A45004">
        <w:rPr>
          <w:rFonts w:ascii="Times New Roman" w:hAnsi="Times New Roman" w:cs="Times New Roman"/>
        </w:rPr>
        <w:t>regions</w:t>
      </w:r>
      <w:r w:rsidR="00D41983">
        <w:rPr>
          <w:rFonts w:ascii="Times New Roman" w:hAnsi="Times New Roman" w:cs="Times New Roman"/>
        </w:rPr>
        <w:t xml:space="preserve"> in between</w:t>
      </w:r>
      <w:r w:rsidR="003A29BA">
        <w:rPr>
          <w:rFonts w:ascii="Times New Roman" w:hAnsi="Times New Roman" w:cs="Times New Roman"/>
        </w:rPr>
        <w:t xml:space="preserve"> (separated by dark black lines)</w:t>
      </w:r>
      <w:r w:rsidR="00D41983">
        <w:rPr>
          <w:rFonts w:ascii="Times New Roman" w:hAnsi="Times New Roman" w:cs="Times New Roman"/>
        </w:rPr>
        <w:t>. Light dark lines are the overall trend. Colored bars are the magnitude of change in each goal, either positive (to the right of the heavy black line) or negative (to the left). Note that minor change in an Index score can result from a wide range of possible combinations of changes in goal scores. See Fig</w:t>
      </w:r>
      <w:ins w:id="465" w:author="Melanie Frazier" w:date="2017-05-15T10:39:00Z">
        <w:r w:rsidR="007515E4">
          <w:rPr>
            <w:rFonts w:ascii="Times New Roman" w:hAnsi="Times New Roman" w:cs="Times New Roman"/>
          </w:rPr>
          <w:t xml:space="preserve"> G in</w:t>
        </w:r>
      </w:ins>
      <w:del w:id="466" w:author="Melanie Frazier" w:date="2017-05-15T10:38:00Z">
        <w:r w:rsidR="00D41983" w:rsidDel="007515E4">
          <w:rPr>
            <w:rFonts w:ascii="Times New Roman" w:hAnsi="Times New Roman" w:cs="Times New Roman"/>
          </w:rPr>
          <w:delText xml:space="preserve">ure </w:delText>
        </w:r>
        <w:r w:rsidR="00A45004" w:rsidDel="007515E4">
          <w:rPr>
            <w:rFonts w:ascii="Times New Roman" w:hAnsi="Times New Roman" w:cs="Times New Roman"/>
          </w:rPr>
          <w:delText>4</w:delText>
        </w:r>
      </w:del>
      <w:r w:rsidR="00D41983">
        <w:rPr>
          <w:rFonts w:ascii="Times New Roman" w:hAnsi="Times New Roman" w:cs="Times New Roman"/>
        </w:rPr>
        <w:t xml:space="preserve"> </w:t>
      </w:r>
      <w:r w:rsidR="003C79B2">
        <w:rPr>
          <w:rFonts w:ascii="Times New Roman" w:hAnsi="Times New Roman" w:cs="Times New Roman"/>
        </w:rPr>
        <w:t>S1</w:t>
      </w:r>
      <w:r w:rsidR="003A29BA">
        <w:rPr>
          <w:rFonts w:ascii="Times New Roman" w:hAnsi="Times New Roman" w:cs="Times New Roman"/>
        </w:rPr>
        <w:t xml:space="preserve"> </w:t>
      </w:r>
      <w:del w:id="467" w:author="Melanie Frazier" w:date="2017-05-15T10:38:00Z">
        <w:r w:rsidR="003A29BA" w:rsidDel="007515E4">
          <w:rPr>
            <w:rFonts w:ascii="Times New Roman" w:hAnsi="Times New Roman" w:cs="Times New Roman"/>
          </w:rPr>
          <w:delText xml:space="preserve">Results </w:delText>
        </w:r>
      </w:del>
      <w:ins w:id="468" w:author="Melanie Frazier" w:date="2017-05-15T10:38:00Z">
        <w:r w:rsidR="007515E4">
          <w:rPr>
            <w:rFonts w:ascii="Times New Roman" w:hAnsi="Times New Roman" w:cs="Times New Roman"/>
          </w:rPr>
          <w:t>File</w:t>
        </w:r>
        <w:r w:rsidR="007515E4">
          <w:rPr>
            <w:rFonts w:ascii="Times New Roman" w:hAnsi="Times New Roman" w:cs="Times New Roman"/>
          </w:rPr>
          <w:t xml:space="preserve"> </w:t>
        </w:r>
      </w:ins>
      <w:r w:rsidR="00D41983">
        <w:rPr>
          <w:rFonts w:ascii="Times New Roman" w:hAnsi="Times New Roman" w:cs="Times New Roman"/>
        </w:rPr>
        <w:t>for all countries.</w:t>
      </w:r>
      <w:r w:rsidR="00D41983" w:rsidDel="00200DDB">
        <w:rPr>
          <w:rFonts w:ascii="Times New Roman" w:hAnsi="Times New Roman" w:cs="Times New Roman"/>
        </w:rPr>
        <w:t xml:space="preserve"> </w:t>
      </w:r>
    </w:p>
    <w:p w14:paraId="31713129" w14:textId="77777777" w:rsidR="00DC0DAD" w:rsidRDefault="00DC0DAD" w:rsidP="000A5067">
      <w:pPr>
        <w:rPr>
          <w:rFonts w:ascii="Times New Roman" w:hAnsi="Times New Roman" w:cs="Times New Roman"/>
        </w:rPr>
      </w:pPr>
    </w:p>
    <w:p w14:paraId="5FAC1EC2" w14:textId="77777777" w:rsidR="001F4CBB" w:rsidRPr="001F4CBB" w:rsidRDefault="00DC0DAD" w:rsidP="00DC0DAD">
      <w:pPr>
        <w:rPr>
          <w:ins w:id="469" w:author="Melanie Frazier" w:date="2017-05-15T11:09:00Z"/>
          <w:rFonts w:ascii="Times New Roman" w:hAnsi="Times New Roman" w:cs="Times New Roman"/>
          <w:b/>
          <w:rPrChange w:id="470" w:author="Melanie Frazier" w:date="2017-05-15T11:09:00Z">
            <w:rPr>
              <w:ins w:id="471" w:author="Melanie Frazier" w:date="2017-05-15T11:09:00Z"/>
              <w:rFonts w:ascii="Times New Roman" w:hAnsi="Times New Roman" w:cs="Times New Roman"/>
            </w:rPr>
          </w:rPrChange>
        </w:rPr>
      </w:pPr>
      <w:r w:rsidRPr="001F4CBB">
        <w:rPr>
          <w:rFonts w:ascii="Times New Roman" w:hAnsi="Times New Roman" w:cs="Times New Roman"/>
          <w:b/>
          <w:rPrChange w:id="472" w:author="Melanie Frazier" w:date="2017-05-15T11:09:00Z">
            <w:rPr>
              <w:rFonts w:ascii="Times New Roman" w:hAnsi="Times New Roman" w:cs="Times New Roman"/>
            </w:rPr>
          </w:rPrChange>
        </w:rPr>
        <w:t>Fig</w:t>
      </w:r>
      <w:del w:id="473" w:author="Melanie Frazier" w:date="2017-05-15T11:09:00Z">
        <w:r w:rsidRPr="001F4CBB" w:rsidDel="001F4CBB">
          <w:rPr>
            <w:rFonts w:ascii="Times New Roman" w:hAnsi="Times New Roman" w:cs="Times New Roman"/>
            <w:b/>
            <w:rPrChange w:id="474" w:author="Melanie Frazier" w:date="2017-05-15T11:09:00Z">
              <w:rPr>
                <w:rFonts w:ascii="Times New Roman" w:hAnsi="Times New Roman" w:cs="Times New Roman"/>
              </w:rPr>
            </w:rPrChange>
          </w:rPr>
          <w:delText>ure</w:delText>
        </w:r>
      </w:del>
      <w:r w:rsidRPr="001F4CBB">
        <w:rPr>
          <w:rFonts w:ascii="Times New Roman" w:hAnsi="Times New Roman" w:cs="Times New Roman"/>
          <w:b/>
          <w:rPrChange w:id="475" w:author="Melanie Frazier" w:date="2017-05-15T11:09:00Z">
            <w:rPr>
              <w:rFonts w:ascii="Times New Roman" w:hAnsi="Times New Roman" w:cs="Times New Roman"/>
            </w:rPr>
          </w:rPrChange>
        </w:rPr>
        <w:t xml:space="preserve"> </w:t>
      </w:r>
      <w:r w:rsidR="002C31A6" w:rsidRPr="001F4CBB">
        <w:rPr>
          <w:rFonts w:ascii="Times New Roman" w:hAnsi="Times New Roman" w:cs="Times New Roman"/>
          <w:b/>
          <w:rPrChange w:id="476" w:author="Melanie Frazier" w:date="2017-05-15T11:09:00Z">
            <w:rPr>
              <w:rFonts w:ascii="Times New Roman" w:hAnsi="Times New Roman" w:cs="Times New Roman"/>
            </w:rPr>
          </w:rPrChange>
        </w:rPr>
        <w:t>5</w:t>
      </w:r>
      <w:r w:rsidRPr="001F4CBB">
        <w:rPr>
          <w:rFonts w:ascii="Times New Roman" w:hAnsi="Times New Roman" w:cs="Times New Roman"/>
          <w:b/>
          <w:rPrChange w:id="477" w:author="Melanie Frazier" w:date="2017-05-15T11:09:00Z">
            <w:rPr>
              <w:rFonts w:ascii="Times New Roman" w:hAnsi="Times New Roman" w:cs="Times New Roman"/>
            </w:rPr>
          </w:rPrChange>
        </w:rPr>
        <w:t xml:space="preserve">. </w:t>
      </w:r>
      <w:ins w:id="478" w:author="Melanie Frazier" w:date="2017-05-15T11:09:00Z">
        <w:r w:rsidR="001F4CBB" w:rsidRPr="001F4CBB">
          <w:rPr>
            <w:rFonts w:ascii="Times New Roman" w:hAnsi="Times New Roman" w:cs="Times New Roman"/>
            <w:b/>
            <w:rPrChange w:id="479" w:author="Melanie Frazier" w:date="2017-05-15T11:09:00Z">
              <w:rPr>
                <w:rFonts w:ascii="Times New Roman" w:hAnsi="Times New Roman" w:cs="Times New Roman"/>
              </w:rPr>
            </w:rPrChange>
          </w:rPr>
          <w:t xml:space="preserve">Evaluating the OHI model using 5 years of data. </w:t>
        </w:r>
      </w:ins>
    </w:p>
    <w:p w14:paraId="52C0E344" w14:textId="6111D2F6" w:rsidR="00D556B6" w:rsidRDefault="00A45004" w:rsidP="00DC0DAD">
      <w:pPr>
        <w:rPr>
          <w:rFonts w:ascii="Times New Roman" w:hAnsi="Times New Roman" w:cs="Times New Roman"/>
        </w:rPr>
      </w:pPr>
      <w:r>
        <w:rPr>
          <w:rFonts w:ascii="Times New Roman" w:hAnsi="Times New Roman" w:cs="Times New Roman"/>
        </w:rPr>
        <w:t xml:space="preserve">Relationship between different aspects of OHI scores. </w:t>
      </w:r>
      <w:ins w:id="480" w:author="Melanie Frazier" w:date="2017-05-15T11:09:00Z">
        <w:r w:rsidR="001F4CBB">
          <w:rPr>
            <w:rFonts w:ascii="Times New Roman" w:hAnsi="Times New Roman" w:cs="Times New Roman"/>
          </w:rPr>
          <w:t>(</w:t>
        </w:r>
      </w:ins>
      <w:r>
        <w:rPr>
          <w:rFonts w:ascii="Times New Roman" w:hAnsi="Times New Roman" w:cs="Times New Roman"/>
        </w:rPr>
        <w:t xml:space="preserve">A) OHI scores in 2012 versus 2016, showing past scores predict future scores; </w:t>
      </w:r>
      <w:ins w:id="481" w:author="Melanie Frazier" w:date="2017-05-15T11:09:00Z">
        <w:r w:rsidR="001F4CBB">
          <w:rPr>
            <w:rFonts w:ascii="Times New Roman" w:hAnsi="Times New Roman" w:cs="Times New Roman"/>
          </w:rPr>
          <w:t>(</w:t>
        </w:r>
      </w:ins>
      <w:r>
        <w:rPr>
          <w:rFonts w:ascii="Times New Roman" w:hAnsi="Times New Roman" w:cs="Times New Roman"/>
        </w:rPr>
        <w:t>B) ‘likely future status’ in 2012 (i.e., predicted status in 2016) versus observed status in 2016</w:t>
      </w:r>
      <w:ins w:id="482" w:author="Melanie Frazier" w:date="2017-05-15T11:10:00Z">
        <w:r w:rsidR="009E5635">
          <w:rPr>
            <w:rFonts w:ascii="Times New Roman" w:hAnsi="Times New Roman" w:cs="Times New Roman"/>
          </w:rPr>
          <w:t>, with black line indicating the slope estimate from a linear regression model</w:t>
        </w:r>
      </w:ins>
      <w:r>
        <w:rPr>
          <w:rFonts w:ascii="Times New Roman" w:hAnsi="Times New Roman" w:cs="Times New Roman"/>
        </w:rPr>
        <w:t xml:space="preserve">; and </w:t>
      </w:r>
      <w:ins w:id="483" w:author="Melanie Frazier" w:date="2017-05-15T11:09:00Z">
        <w:r w:rsidR="009E5635">
          <w:rPr>
            <w:rFonts w:ascii="Times New Roman" w:hAnsi="Times New Roman" w:cs="Times New Roman"/>
          </w:rPr>
          <w:t>(</w:t>
        </w:r>
      </w:ins>
      <w:r>
        <w:rPr>
          <w:rFonts w:ascii="Times New Roman" w:hAnsi="Times New Roman" w:cs="Times New Roman"/>
        </w:rPr>
        <w:t>C) expected change in status (OHI status minus ‘likely future status’ from 2012 scenario) and the observed change (status in 2016 minus status in 2012).</w:t>
      </w:r>
      <w:ins w:id="484" w:author="Melanie Frazier" w:date="2017-05-15T11:10:00Z">
        <w:r w:rsidR="009E5635">
          <w:rPr>
            <w:rFonts w:ascii="Times New Roman" w:hAnsi="Times New Roman" w:cs="Times New Roman"/>
          </w:rPr>
          <w:t xml:space="preserve"> Red lines indicate the one-to</w:t>
        </w:r>
      </w:ins>
      <w:ins w:id="485" w:author="Melanie Frazier" w:date="2017-05-15T11:11:00Z">
        <w:r w:rsidR="009E5635">
          <w:rPr>
            <w:rFonts w:ascii="Times New Roman" w:hAnsi="Times New Roman" w:cs="Times New Roman"/>
          </w:rPr>
          <w:t>-one relationship.</w:t>
        </w:r>
      </w:ins>
    </w:p>
    <w:p w14:paraId="1E304A36" w14:textId="77777777" w:rsidR="00D556B6" w:rsidRDefault="00D556B6" w:rsidP="00DC0DAD">
      <w:pPr>
        <w:rPr>
          <w:rFonts w:ascii="Times New Roman" w:hAnsi="Times New Roman" w:cs="Times New Roman"/>
        </w:rPr>
      </w:pPr>
    </w:p>
    <w:p w14:paraId="74BD2147" w14:textId="685E5789" w:rsidR="009E5635" w:rsidRDefault="002C31A6" w:rsidP="00DC0DAD">
      <w:pPr>
        <w:rPr>
          <w:ins w:id="486" w:author="Melanie Frazier" w:date="2017-05-15T11:12:00Z"/>
          <w:rFonts w:ascii="Times New Roman" w:hAnsi="Times New Roman" w:cs="Times New Roman"/>
          <w:b/>
        </w:rPr>
      </w:pPr>
      <w:r w:rsidRPr="009E5635">
        <w:rPr>
          <w:rFonts w:ascii="Times New Roman" w:hAnsi="Times New Roman" w:cs="Times New Roman"/>
          <w:b/>
          <w:rPrChange w:id="487" w:author="Melanie Frazier" w:date="2017-05-15T11:11:00Z">
            <w:rPr>
              <w:rFonts w:ascii="Times New Roman" w:hAnsi="Times New Roman" w:cs="Times New Roman"/>
            </w:rPr>
          </w:rPrChange>
        </w:rPr>
        <w:t>Fig</w:t>
      </w:r>
      <w:del w:id="488" w:author="Melanie Frazier" w:date="2017-05-15T11:11:00Z">
        <w:r w:rsidRPr="009E5635" w:rsidDel="009E5635">
          <w:rPr>
            <w:rFonts w:ascii="Times New Roman" w:hAnsi="Times New Roman" w:cs="Times New Roman"/>
            <w:b/>
            <w:rPrChange w:id="489" w:author="Melanie Frazier" w:date="2017-05-15T11:11:00Z">
              <w:rPr>
                <w:rFonts w:ascii="Times New Roman" w:hAnsi="Times New Roman" w:cs="Times New Roman"/>
              </w:rPr>
            </w:rPrChange>
          </w:rPr>
          <w:delText>ure</w:delText>
        </w:r>
      </w:del>
      <w:r w:rsidRPr="009E5635">
        <w:rPr>
          <w:rFonts w:ascii="Times New Roman" w:hAnsi="Times New Roman" w:cs="Times New Roman"/>
          <w:b/>
          <w:rPrChange w:id="490" w:author="Melanie Frazier" w:date="2017-05-15T11:11:00Z">
            <w:rPr>
              <w:rFonts w:ascii="Times New Roman" w:hAnsi="Times New Roman" w:cs="Times New Roman"/>
            </w:rPr>
          </w:rPrChange>
        </w:rPr>
        <w:t xml:space="preserve"> 6</w:t>
      </w:r>
      <w:r w:rsidR="00D556B6" w:rsidRPr="009E5635">
        <w:rPr>
          <w:rFonts w:ascii="Times New Roman" w:hAnsi="Times New Roman" w:cs="Times New Roman"/>
          <w:b/>
          <w:rPrChange w:id="491" w:author="Melanie Frazier" w:date="2017-05-15T11:11:00Z">
            <w:rPr>
              <w:rFonts w:ascii="Times New Roman" w:hAnsi="Times New Roman" w:cs="Times New Roman"/>
            </w:rPr>
          </w:rPrChange>
        </w:rPr>
        <w:t xml:space="preserve">. </w:t>
      </w:r>
      <w:ins w:id="492" w:author="Melanie Frazier" w:date="2017-05-15T11:13:00Z">
        <w:r w:rsidR="00D509D0">
          <w:rPr>
            <w:rFonts w:ascii="Times New Roman" w:hAnsi="Times New Roman" w:cs="Times New Roman"/>
            <w:b/>
          </w:rPr>
          <w:t>R</w:t>
        </w:r>
      </w:ins>
      <w:del w:id="493" w:author="Melanie Frazier" w:date="2017-05-15T11:13:00Z">
        <w:r w:rsidR="009A5A3B" w:rsidRPr="009E5635" w:rsidDel="00D509D0">
          <w:rPr>
            <w:rFonts w:ascii="Times New Roman" w:hAnsi="Times New Roman" w:cs="Times New Roman"/>
            <w:b/>
            <w:rPrChange w:id="494" w:author="Melanie Frazier" w:date="2017-05-15T11:11:00Z">
              <w:rPr>
                <w:rFonts w:ascii="Times New Roman" w:hAnsi="Times New Roman" w:cs="Times New Roman"/>
              </w:rPr>
            </w:rPrChange>
          </w:rPr>
          <w:delText>The r</w:delText>
        </w:r>
      </w:del>
      <w:r w:rsidR="009A5A3B" w:rsidRPr="009E5635">
        <w:rPr>
          <w:rFonts w:ascii="Times New Roman" w:hAnsi="Times New Roman" w:cs="Times New Roman"/>
          <w:b/>
          <w:rPrChange w:id="495" w:author="Melanie Frazier" w:date="2017-05-15T11:11:00Z">
            <w:rPr>
              <w:rFonts w:ascii="Times New Roman" w:hAnsi="Times New Roman" w:cs="Times New Roman"/>
            </w:rPr>
          </w:rPrChange>
        </w:rPr>
        <w:t xml:space="preserve">elationship between </w:t>
      </w:r>
      <w:del w:id="496" w:author="Melanie Frazier" w:date="2017-05-15T11:11:00Z">
        <w:r w:rsidR="009A5A3B" w:rsidRPr="009E5635" w:rsidDel="009E5635">
          <w:rPr>
            <w:rFonts w:ascii="Times New Roman" w:hAnsi="Times New Roman" w:cs="Times New Roman"/>
            <w:b/>
            <w:rPrChange w:id="497" w:author="Melanie Frazier" w:date="2017-05-15T11:11:00Z">
              <w:rPr>
                <w:rFonts w:ascii="Times New Roman" w:hAnsi="Times New Roman" w:cs="Times New Roman"/>
              </w:rPr>
            </w:rPrChange>
          </w:rPr>
          <w:delText xml:space="preserve">the </w:delText>
        </w:r>
      </w:del>
      <w:r w:rsidR="009A5A3B" w:rsidRPr="009E5635">
        <w:rPr>
          <w:rFonts w:ascii="Times New Roman" w:hAnsi="Times New Roman" w:cs="Times New Roman"/>
          <w:b/>
          <w:rPrChange w:id="498" w:author="Melanie Frazier" w:date="2017-05-15T11:11:00Z">
            <w:rPr>
              <w:rFonts w:ascii="Times New Roman" w:hAnsi="Times New Roman" w:cs="Times New Roman"/>
            </w:rPr>
          </w:rPrChange>
        </w:rPr>
        <w:t>change in OHI score</w:t>
      </w:r>
      <w:ins w:id="499" w:author="Melanie Frazier" w:date="2017-05-15T11:11:00Z">
        <w:r w:rsidR="009E5635" w:rsidRPr="009E5635">
          <w:rPr>
            <w:rFonts w:ascii="Times New Roman" w:hAnsi="Times New Roman" w:cs="Times New Roman"/>
            <w:b/>
            <w:rPrChange w:id="500" w:author="Melanie Frazier" w:date="2017-05-15T11:11:00Z">
              <w:rPr>
                <w:rFonts w:ascii="Times New Roman" w:hAnsi="Times New Roman" w:cs="Times New Roman"/>
              </w:rPr>
            </w:rPrChange>
          </w:rPr>
          <w:t xml:space="preserve"> and rank.</w:t>
        </w:r>
      </w:ins>
      <w:r w:rsidR="009A5A3B" w:rsidRPr="009E5635">
        <w:rPr>
          <w:rFonts w:ascii="Times New Roman" w:hAnsi="Times New Roman" w:cs="Times New Roman"/>
          <w:b/>
          <w:rPrChange w:id="501" w:author="Melanie Frazier" w:date="2017-05-15T11:11:00Z">
            <w:rPr>
              <w:rFonts w:ascii="Times New Roman" w:hAnsi="Times New Roman" w:cs="Times New Roman"/>
            </w:rPr>
          </w:rPrChange>
        </w:rPr>
        <w:t xml:space="preserve"> </w:t>
      </w:r>
    </w:p>
    <w:p w14:paraId="6D89AB6E" w14:textId="7AC50B1F" w:rsidR="00DC0DAD" w:rsidRPr="009E5635" w:rsidRDefault="00D509D0" w:rsidP="00DC0DAD">
      <w:pPr>
        <w:rPr>
          <w:rFonts w:ascii="Times New Roman" w:hAnsi="Times New Roman" w:cs="Times New Roman"/>
          <w:b/>
          <w:rPrChange w:id="502" w:author="Melanie Frazier" w:date="2017-05-15T11:11:00Z">
            <w:rPr>
              <w:rFonts w:ascii="Times New Roman" w:hAnsi="Times New Roman" w:cs="Times New Roman"/>
            </w:rPr>
          </w:rPrChange>
        </w:rPr>
      </w:pPr>
      <w:ins w:id="503" w:author="Melanie Frazier" w:date="2017-05-15T11:14:00Z">
        <w:r>
          <w:rPr>
            <w:rFonts w:ascii="Times New Roman" w:hAnsi="Times New Roman" w:cs="Times New Roman"/>
          </w:rPr>
          <w:t xml:space="preserve">The change in each country’s OHI score and rank was calculated </w:t>
        </w:r>
      </w:ins>
      <w:del w:id="504" w:author="Melanie Frazier" w:date="2017-05-15T11:14:00Z">
        <w:r w:rsidR="009A5A3B" w:rsidRPr="000B7C69" w:rsidDel="00D509D0">
          <w:rPr>
            <w:rFonts w:ascii="Times New Roman" w:hAnsi="Times New Roman" w:cs="Times New Roman"/>
          </w:rPr>
          <w:delText xml:space="preserve">per country </w:delText>
        </w:r>
      </w:del>
      <w:r w:rsidR="009A5A3B" w:rsidRPr="000B7C69">
        <w:rPr>
          <w:rFonts w:ascii="Times New Roman" w:hAnsi="Times New Roman" w:cs="Times New Roman"/>
        </w:rPr>
        <w:t>from 2012 to 2016</w:t>
      </w:r>
      <w:del w:id="505" w:author="Melanie Frazier" w:date="2017-05-15T11:14:00Z">
        <w:r w:rsidR="009A5A3B" w:rsidRPr="000B7C69" w:rsidDel="00D509D0">
          <w:rPr>
            <w:rFonts w:ascii="Times New Roman" w:hAnsi="Times New Roman" w:cs="Times New Roman"/>
          </w:rPr>
          <w:delText xml:space="preserve"> and the change in the country’s rank over that time</w:delText>
        </w:r>
      </w:del>
      <w:r w:rsidR="009A5A3B" w:rsidRPr="000B7C69">
        <w:rPr>
          <w:rFonts w:ascii="Times New Roman" w:hAnsi="Times New Roman" w:cs="Times New Roman"/>
        </w:rPr>
        <w:t>.</w:t>
      </w:r>
      <w:r w:rsidR="003A29BA">
        <w:rPr>
          <w:rFonts w:ascii="Times New Roman" w:hAnsi="Times New Roman" w:cs="Times New Roman"/>
        </w:rPr>
        <w:t xml:space="preserve"> Black line is the linear regression</w:t>
      </w:r>
      <w:r w:rsidR="00A45004">
        <w:rPr>
          <w:rFonts w:ascii="Times New Roman" w:hAnsi="Times New Roman" w:cs="Times New Roman"/>
        </w:rPr>
        <w:t xml:space="preserve"> slope</w:t>
      </w:r>
      <w:ins w:id="506" w:author="Melanie Frazier" w:date="2017-05-15T11:15:00Z">
        <w:r>
          <w:rPr>
            <w:rFonts w:ascii="Times New Roman" w:hAnsi="Times New Roman" w:cs="Times New Roman"/>
          </w:rPr>
          <w:t xml:space="preserve"> estimate</w:t>
        </w:r>
      </w:ins>
      <w:r w:rsidR="003A29BA">
        <w:rPr>
          <w:rFonts w:ascii="Times New Roman" w:hAnsi="Times New Roman" w:cs="Times New Roman"/>
        </w:rPr>
        <w:t>.</w:t>
      </w:r>
      <w:r w:rsidR="009A5A3B">
        <w:rPr>
          <w:rFonts w:ascii="Times New Roman" w:hAnsi="Times New Roman" w:cs="Times New Roman"/>
        </w:rPr>
        <w:t xml:space="preserve"> </w:t>
      </w:r>
      <w:ins w:id="507" w:author="Melanie Frazier" w:date="2017-05-15T11:15:00Z">
        <w:r>
          <w:rPr>
            <w:rFonts w:ascii="Times New Roman" w:hAnsi="Times New Roman" w:cs="Times New Roman"/>
          </w:rPr>
          <w:t xml:space="preserve">A comparison of the Republique du </w:t>
        </w:r>
        <w:r>
          <w:rPr>
            <w:rFonts w:ascii="Times New Roman" w:hAnsi="Times New Roman" w:cs="Times New Roman"/>
          </w:rPr>
          <w:lastRenderedPageBreak/>
          <w:t xml:space="preserve">Congo and Gilbert Islands </w:t>
        </w:r>
      </w:ins>
      <w:ins w:id="508" w:author="Melanie Frazier" w:date="2017-05-15T11:19:00Z">
        <w:r>
          <w:rPr>
            <w:rFonts w:ascii="Times New Roman" w:hAnsi="Times New Roman" w:cs="Times New Roman"/>
          </w:rPr>
          <w:t xml:space="preserve">(Kiribati) </w:t>
        </w:r>
      </w:ins>
      <w:del w:id="509" w:author="Melanie Frazier" w:date="2017-05-15T11:15:00Z">
        <w:r w:rsidR="00A92865" w:rsidDel="00D509D0">
          <w:rPr>
            <w:rFonts w:ascii="Times New Roman" w:hAnsi="Times New Roman" w:cs="Times New Roman"/>
          </w:rPr>
          <w:delText xml:space="preserve">Shaded area </w:delText>
        </w:r>
      </w:del>
      <w:r w:rsidR="00A92865">
        <w:rPr>
          <w:rFonts w:ascii="Times New Roman" w:hAnsi="Times New Roman" w:cs="Times New Roman"/>
        </w:rPr>
        <w:t>illustrates</w:t>
      </w:r>
      <w:r w:rsidR="009A5A3B">
        <w:rPr>
          <w:rFonts w:ascii="Times New Roman" w:hAnsi="Times New Roman" w:cs="Times New Roman"/>
        </w:rPr>
        <w:t xml:space="preserve"> </w:t>
      </w:r>
      <w:del w:id="510" w:author="Melanie Frazier" w:date="2017-05-15T11:15:00Z">
        <w:r w:rsidR="009A5A3B" w:rsidDel="00D509D0">
          <w:rPr>
            <w:rFonts w:ascii="Times New Roman" w:hAnsi="Times New Roman" w:cs="Times New Roman"/>
          </w:rPr>
          <w:delText>cases where</w:delText>
        </w:r>
      </w:del>
      <w:ins w:id="511" w:author="Melanie Frazier" w:date="2017-05-15T11:15:00Z">
        <w:r>
          <w:rPr>
            <w:rFonts w:ascii="Times New Roman" w:hAnsi="Times New Roman" w:cs="Times New Roman"/>
          </w:rPr>
          <w:t>how</w:t>
        </w:r>
      </w:ins>
      <w:r w:rsidR="009A5A3B">
        <w:rPr>
          <w:rFonts w:ascii="Times New Roman" w:hAnsi="Times New Roman" w:cs="Times New Roman"/>
        </w:rPr>
        <w:t xml:space="preserve"> </w:t>
      </w:r>
      <w:r w:rsidR="00A92865">
        <w:rPr>
          <w:rFonts w:ascii="Times New Roman" w:hAnsi="Times New Roman" w:cs="Times New Roman"/>
        </w:rPr>
        <w:t xml:space="preserve">roughly </w:t>
      </w:r>
      <w:r w:rsidR="009A5A3B">
        <w:rPr>
          <w:rFonts w:ascii="Times New Roman" w:hAnsi="Times New Roman" w:cs="Times New Roman"/>
        </w:rPr>
        <w:t xml:space="preserve">the same change in score </w:t>
      </w:r>
      <w:ins w:id="512" w:author="Melanie Frazier" w:date="2017-05-15T11:19:00Z">
        <w:r>
          <w:rPr>
            <w:rFonts w:ascii="Times New Roman" w:hAnsi="Times New Roman" w:cs="Times New Roman"/>
          </w:rPr>
          <w:t xml:space="preserve">(-7.52 vs. -7.89, respectively) </w:t>
        </w:r>
      </w:ins>
      <w:r w:rsidR="009A5A3B">
        <w:rPr>
          <w:rFonts w:ascii="Times New Roman" w:hAnsi="Times New Roman" w:cs="Times New Roman"/>
        </w:rPr>
        <w:t>can result i</w:t>
      </w:r>
      <w:r w:rsidR="00A92865">
        <w:rPr>
          <w:rFonts w:ascii="Times New Roman" w:hAnsi="Times New Roman" w:cs="Times New Roman"/>
        </w:rPr>
        <w:t xml:space="preserve">n </w:t>
      </w:r>
      <w:ins w:id="513" w:author="Melanie Frazier" w:date="2017-05-15T11:15:00Z">
        <w:r>
          <w:rPr>
            <w:rFonts w:ascii="Times New Roman" w:hAnsi="Times New Roman" w:cs="Times New Roman"/>
          </w:rPr>
          <w:t xml:space="preserve">a </w:t>
        </w:r>
      </w:ins>
      <w:r w:rsidR="00A92865">
        <w:rPr>
          <w:rFonts w:ascii="Times New Roman" w:hAnsi="Times New Roman" w:cs="Times New Roman"/>
        </w:rPr>
        <w:t>very different change in rank</w:t>
      </w:r>
      <w:ins w:id="514" w:author="Melanie Frazier" w:date="2017-05-15T11:20:00Z">
        <w:r>
          <w:rPr>
            <w:rFonts w:ascii="Times New Roman" w:hAnsi="Times New Roman" w:cs="Times New Roman"/>
          </w:rPr>
          <w:t xml:space="preserve"> (-12 vs. -78)</w:t>
        </w:r>
      </w:ins>
      <w:r w:rsidR="00A92865">
        <w:rPr>
          <w:rFonts w:ascii="Times New Roman" w:hAnsi="Times New Roman" w:cs="Times New Roman"/>
        </w:rPr>
        <w:t>; note also cases where</w:t>
      </w:r>
      <w:r w:rsidR="009A5A3B">
        <w:rPr>
          <w:rFonts w:ascii="Times New Roman" w:hAnsi="Times New Roman" w:cs="Times New Roman"/>
        </w:rPr>
        <w:t xml:space="preserve"> the same change in rank can result from very different changes in scores</w:t>
      </w:r>
      <w:r w:rsidR="00A92865">
        <w:rPr>
          <w:rFonts w:ascii="Times New Roman" w:hAnsi="Times New Roman" w:cs="Times New Roman"/>
        </w:rPr>
        <w:t xml:space="preserve"> (not highlighted)</w:t>
      </w:r>
      <w:r w:rsidR="009A5A3B">
        <w:rPr>
          <w:rFonts w:ascii="Times New Roman" w:hAnsi="Times New Roman" w:cs="Times New Roman"/>
        </w:rPr>
        <w:t>.</w:t>
      </w:r>
      <w:ins w:id="515" w:author="Melanie Frazier" w:date="2017-05-15T11:16:00Z">
        <w:r>
          <w:rPr>
            <w:rFonts w:ascii="Times New Roman" w:hAnsi="Times New Roman" w:cs="Times New Roman"/>
          </w:rPr>
          <w:t xml:space="preserve">  Blue points indicate regions that had a decrease in score but an increase in rank</w:t>
        </w:r>
      </w:ins>
      <w:ins w:id="516" w:author="Melanie Frazier" w:date="2017-05-15T11:20:00Z">
        <w:r>
          <w:rPr>
            <w:rFonts w:ascii="Times New Roman" w:hAnsi="Times New Roman" w:cs="Times New Roman"/>
          </w:rPr>
          <w:t xml:space="preserve"> (N=12)</w:t>
        </w:r>
      </w:ins>
      <w:ins w:id="517" w:author="Melanie Frazier" w:date="2017-05-15T11:16:00Z">
        <w:r>
          <w:rPr>
            <w:rFonts w:ascii="Times New Roman" w:hAnsi="Times New Roman" w:cs="Times New Roman"/>
          </w:rPr>
          <w:t>; and red points indicate an increase in score and decrease in rank</w:t>
        </w:r>
      </w:ins>
      <w:ins w:id="518" w:author="Melanie Frazier" w:date="2017-05-15T11:21:00Z">
        <w:r>
          <w:rPr>
            <w:rFonts w:ascii="Times New Roman" w:hAnsi="Times New Roman" w:cs="Times New Roman"/>
          </w:rPr>
          <w:t xml:space="preserve"> (N=4)</w:t>
        </w:r>
      </w:ins>
      <w:ins w:id="519" w:author="Melanie Frazier" w:date="2017-05-15T11:16:00Z">
        <w:r>
          <w:rPr>
            <w:rFonts w:ascii="Times New Roman" w:hAnsi="Times New Roman" w:cs="Times New Roman"/>
          </w:rPr>
          <w:t>.</w:t>
        </w:r>
      </w:ins>
      <w:r w:rsidR="009A5A3B">
        <w:rPr>
          <w:rFonts w:ascii="Times New Roman" w:hAnsi="Times New Roman" w:cs="Times New Roman"/>
        </w:rPr>
        <w:t xml:space="preserve"> </w:t>
      </w:r>
    </w:p>
    <w:p w14:paraId="33CA28BD" w14:textId="77777777" w:rsidR="00DC0DAD" w:rsidRPr="000B7C69" w:rsidRDefault="00DC0DAD" w:rsidP="000A5067">
      <w:pPr>
        <w:rPr>
          <w:rFonts w:ascii="Times New Roman" w:hAnsi="Times New Roman" w:cs="Times New Roman"/>
        </w:rPr>
      </w:pPr>
    </w:p>
    <w:p w14:paraId="287C67D1" w14:textId="47A7872E" w:rsidR="000A5067" w:rsidRPr="000B7C69" w:rsidRDefault="000A5067">
      <w:pPr>
        <w:rPr>
          <w:rFonts w:ascii="Times New Roman" w:hAnsi="Times New Roman" w:cs="Times New Roman"/>
        </w:rPr>
      </w:pPr>
      <w:r w:rsidRPr="000B7C69">
        <w:rPr>
          <w:rFonts w:ascii="Times New Roman" w:hAnsi="Times New Roman" w:cs="Times New Roman"/>
        </w:rPr>
        <w:br w:type="page"/>
      </w:r>
    </w:p>
    <w:p w14:paraId="250C7822" w14:textId="77777777" w:rsidR="001163CB" w:rsidRDefault="001163CB" w:rsidP="000A5067">
      <w:pPr>
        <w:rPr>
          <w:rFonts w:ascii="Times New Roman" w:hAnsi="Times New Roman" w:cs="Times New Roman"/>
          <w:b/>
        </w:rPr>
        <w:sectPr w:rsidR="001163CB" w:rsidSect="00B1105C">
          <w:pgSz w:w="12240" w:h="15840"/>
          <w:pgMar w:top="1440" w:right="1800" w:bottom="1440" w:left="1800" w:header="720" w:footer="720" w:gutter="0"/>
          <w:cols w:space="720"/>
          <w:docGrid w:linePitch="360"/>
        </w:sectPr>
      </w:pPr>
    </w:p>
    <w:p w14:paraId="651E1709" w14:textId="426574AE" w:rsidR="008F6E4A" w:rsidDel="008D5A5B" w:rsidRDefault="00D15B31" w:rsidP="000A5067">
      <w:pPr>
        <w:rPr>
          <w:del w:id="520" w:author="Melanie Frazier" w:date="2017-05-15T12:24:00Z"/>
          <w:rFonts w:ascii="Times New Roman" w:hAnsi="Times New Roman" w:cs="Times New Roman"/>
        </w:rPr>
      </w:pPr>
      <w:del w:id="521" w:author="Melanie Frazier" w:date="2017-05-15T12:24:00Z">
        <w:r w:rsidRPr="00906361" w:rsidDel="008D5A5B">
          <w:rPr>
            <w:b/>
          </w:rPr>
          <w:lastRenderedPageBreak/>
          <w:delText>Figure 1</w:delText>
        </w:r>
        <w:r w:rsidR="00EA688C" w:rsidRPr="00906361" w:rsidDel="008D5A5B">
          <w:rPr>
            <w:b/>
          </w:rPr>
          <w:delText xml:space="preserve">. </w:delText>
        </w:r>
      </w:del>
    </w:p>
    <w:p w14:paraId="2CAACFD5" w14:textId="555EFDDE" w:rsidR="00DD095D" w:rsidRPr="00906361" w:rsidDel="008D5A5B" w:rsidRDefault="00DD095D" w:rsidP="000A5067">
      <w:pPr>
        <w:rPr>
          <w:del w:id="522" w:author="Melanie Frazier" w:date="2017-05-15T12:24:00Z"/>
          <w:b/>
        </w:rPr>
      </w:pPr>
      <w:del w:id="523" w:author="Melanie Frazier" w:date="2017-05-15T12:24:00Z">
        <w:r w:rsidDel="008D5A5B">
          <w:rPr>
            <w:b/>
            <w:noProof/>
          </w:rPr>
          <w:drawing>
            <wp:inline distT="0" distB="0" distL="0" distR="0" wp14:anchorId="2014FDF8" wp14:editId="160325CC">
              <wp:extent cx="7867780" cy="511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
                        <a:extLst>
                          <a:ext uri="{28A0092B-C50C-407E-A947-70E740481C1C}">
                            <a14:useLocalDpi xmlns:a14="http://schemas.microsoft.com/office/drawing/2010/main" val="0"/>
                          </a:ext>
                        </a:extLst>
                      </a:blip>
                      <a:stretch>
                        <a:fillRect/>
                      </a:stretch>
                    </pic:blipFill>
                    <pic:spPr>
                      <a:xfrm>
                        <a:off x="0" y="0"/>
                        <a:ext cx="7871803" cy="5117540"/>
                      </a:xfrm>
                      <a:prstGeom prst="rect">
                        <a:avLst/>
                      </a:prstGeom>
                    </pic:spPr>
                  </pic:pic>
                </a:graphicData>
              </a:graphic>
            </wp:inline>
          </w:drawing>
        </w:r>
      </w:del>
    </w:p>
    <w:p w14:paraId="0AD395D3" w14:textId="515799D6" w:rsidR="00EA688C" w:rsidRPr="000B7C69" w:rsidDel="008D5A5B" w:rsidRDefault="00EA688C">
      <w:pPr>
        <w:rPr>
          <w:del w:id="524" w:author="Melanie Frazier" w:date="2017-05-15T12:24:00Z"/>
          <w:rFonts w:ascii="Times New Roman" w:hAnsi="Times New Roman" w:cs="Times New Roman"/>
        </w:rPr>
      </w:pPr>
      <w:del w:id="525" w:author="Melanie Frazier" w:date="2017-05-15T12:24:00Z">
        <w:r w:rsidRPr="000B7C69" w:rsidDel="008D5A5B">
          <w:rPr>
            <w:rFonts w:ascii="Times New Roman" w:hAnsi="Times New Roman" w:cs="Times New Roman"/>
          </w:rPr>
          <w:br w:type="page"/>
        </w:r>
      </w:del>
    </w:p>
    <w:p w14:paraId="503CEC2E" w14:textId="28B595DD" w:rsidR="00B1105C" w:rsidDel="008D5A5B" w:rsidRDefault="00B1105C" w:rsidP="00ED308E">
      <w:pPr>
        <w:rPr>
          <w:del w:id="526" w:author="Melanie Frazier" w:date="2017-05-15T12:24:00Z"/>
          <w:rFonts w:ascii="Times New Roman" w:hAnsi="Times New Roman" w:cs="Times New Roman"/>
        </w:rPr>
        <w:sectPr w:rsidR="00B1105C" w:rsidDel="008D5A5B" w:rsidSect="001163CB">
          <w:pgSz w:w="15840" w:h="12240" w:orient="landscape"/>
          <w:pgMar w:top="1800" w:right="1440" w:bottom="1800" w:left="1440" w:header="720" w:footer="720" w:gutter="0"/>
          <w:cols w:space="720"/>
          <w:docGrid w:linePitch="360"/>
        </w:sectPr>
      </w:pPr>
    </w:p>
    <w:p w14:paraId="6A948C3F" w14:textId="12CD2824" w:rsidR="00A324C2" w:rsidRPr="00DD095D" w:rsidDel="008D5A5B" w:rsidRDefault="00ED308E" w:rsidP="00ED308E">
      <w:pPr>
        <w:rPr>
          <w:del w:id="527" w:author="Melanie Frazier" w:date="2017-05-15T12:24:00Z"/>
          <w:b/>
        </w:rPr>
      </w:pPr>
      <w:del w:id="528" w:author="Melanie Frazier" w:date="2017-05-15T12:24:00Z">
        <w:r w:rsidRPr="00DD095D" w:rsidDel="008D5A5B">
          <w:rPr>
            <w:b/>
          </w:rPr>
          <w:delText xml:space="preserve">Figure </w:delText>
        </w:r>
        <w:r w:rsidR="008B524B" w:rsidRPr="00DD095D" w:rsidDel="008D5A5B">
          <w:rPr>
            <w:b/>
          </w:rPr>
          <w:delText>2</w:delText>
        </w:r>
        <w:r w:rsidR="00C401EA" w:rsidRPr="00DD095D" w:rsidDel="008D5A5B">
          <w:rPr>
            <w:b/>
          </w:rPr>
          <w:delText xml:space="preserve">. </w:delText>
        </w:r>
      </w:del>
    </w:p>
    <w:p w14:paraId="0A2266F7" w14:textId="3273D2AA" w:rsidR="00ED308E" w:rsidRPr="000B7C69" w:rsidDel="008D5A5B" w:rsidRDefault="00DD095D" w:rsidP="00ED308E">
      <w:pPr>
        <w:rPr>
          <w:del w:id="529" w:author="Melanie Frazier" w:date="2017-05-15T12:24:00Z"/>
          <w:rFonts w:ascii="Times New Roman" w:hAnsi="Times New Roman" w:cs="Times New Roman"/>
        </w:rPr>
      </w:pPr>
      <w:del w:id="530" w:author="Melanie Frazier" w:date="2017-05-15T12:24:00Z">
        <w:r w:rsidDel="008D5A5B">
          <w:rPr>
            <w:rFonts w:ascii="Times New Roman" w:hAnsi="Times New Roman" w:cs="Times New Roman"/>
            <w:noProof/>
          </w:rPr>
          <w:drawing>
            <wp:inline distT="0" distB="0" distL="0" distR="0" wp14:anchorId="26708008" wp14:editId="31E33CF1">
              <wp:extent cx="8229600" cy="4779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
                        <a:extLst>
                          <a:ext uri="{28A0092B-C50C-407E-A947-70E740481C1C}">
                            <a14:useLocalDpi xmlns:a14="http://schemas.microsoft.com/office/drawing/2010/main" val="0"/>
                          </a:ext>
                        </a:extLst>
                      </a:blip>
                      <a:stretch>
                        <a:fillRect/>
                      </a:stretch>
                    </pic:blipFill>
                    <pic:spPr>
                      <a:xfrm>
                        <a:off x="0" y="0"/>
                        <a:ext cx="8229600" cy="4779645"/>
                      </a:xfrm>
                      <a:prstGeom prst="rect">
                        <a:avLst/>
                      </a:prstGeom>
                    </pic:spPr>
                  </pic:pic>
                </a:graphicData>
              </a:graphic>
            </wp:inline>
          </w:drawing>
        </w:r>
      </w:del>
    </w:p>
    <w:p w14:paraId="516F3C1A" w14:textId="4DA51DBB" w:rsidR="00ED308E" w:rsidDel="008D5A5B" w:rsidRDefault="00ED308E" w:rsidP="00ED308E">
      <w:pPr>
        <w:rPr>
          <w:del w:id="531" w:author="Melanie Frazier" w:date="2017-05-15T12:24:00Z"/>
          <w:rFonts w:ascii="Times New Roman" w:hAnsi="Times New Roman" w:cs="Times New Roman"/>
        </w:rPr>
      </w:pPr>
      <w:del w:id="532" w:author="Melanie Frazier" w:date="2017-05-15T12:24:00Z">
        <w:r w:rsidDel="008D5A5B">
          <w:rPr>
            <w:rFonts w:ascii="Times New Roman" w:hAnsi="Times New Roman" w:cs="Times New Roman"/>
          </w:rPr>
          <w:br w:type="page"/>
        </w:r>
      </w:del>
    </w:p>
    <w:p w14:paraId="2D13E138" w14:textId="527271EA" w:rsidR="00CE7F76" w:rsidDel="008D5A5B" w:rsidRDefault="00CE7F76" w:rsidP="000A5067">
      <w:pPr>
        <w:rPr>
          <w:del w:id="533" w:author="Melanie Frazier" w:date="2017-05-15T12:24:00Z"/>
          <w:rFonts w:ascii="Times New Roman" w:hAnsi="Times New Roman" w:cs="Times New Roman"/>
        </w:rPr>
        <w:sectPr w:rsidR="00CE7F76" w:rsidDel="008D5A5B" w:rsidSect="00B1105C">
          <w:pgSz w:w="15840" w:h="12240" w:orient="landscape"/>
          <w:pgMar w:top="1800" w:right="1440" w:bottom="1800" w:left="1440" w:header="720" w:footer="720" w:gutter="0"/>
          <w:cols w:space="720"/>
          <w:docGrid w:linePitch="360"/>
        </w:sectPr>
      </w:pPr>
    </w:p>
    <w:p w14:paraId="1147909C" w14:textId="0CE1B66E" w:rsidR="00D15B31" w:rsidRPr="00DD095D" w:rsidDel="008D5A5B" w:rsidRDefault="00481ECB" w:rsidP="000A5067">
      <w:pPr>
        <w:rPr>
          <w:del w:id="534" w:author="Melanie Frazier" w:date="2017-05-15T12:24:00Z"/>
          <w:b/>
        </w:rPr>
      </w:pPr>
      <w:del w:id="535" w:author="Melanie Frazier" w:date="2017-05-15T12:24:00Z">
        <w:r w:rsidRPr="00DD095D" w:rsidDel="008D5A5B">
          <w:rPr>
            <w:b/>
          </w:rPr>
          <w:delText>Fig</w:delText>
        </w:r>
        <w:r w:rsidR="00D15B31" w:rsidRPr="00DD095D" w:rsidDel="008D5A5B">
          <w:rPr>
            <w:b/>
          </w:rPr>
          <w:delText>ure</w:delText>
        </w:r>
        <w:r w:rsidRPr="00DD095D" w:rsidDel="008D5A5B">
          <w:rPr>
            <w:b/>
          </w:rPr>
          <w:delText xml:space="preserve"> </w:delText>
        </w:r>
        <w:r w:rsidR="008B524B" w:rsidRPr="00DD095D" w:rsidDel="008D5A5B">
          <w:rPr>
            <w:b/>
          </w:rPr>
          <w:delText>3</w:delText>
        </w:r>
        <w:r w:rsidRPr="00DD095D" w:rsidDel="008D5A5B">
          <w:rPr>
            <w:b/>
          </w:rPr>
          <w:delText xml:space="preserve">. </w:delText>
        </w:r>
      </w:del>
    </w:p>
    <w:p w14:paraId="164049A6" w14:textId="53813C48" w:rsidR="002A53CB" w:rsidRPr="00DD095D" w:rsidDel="008D5A5B" w:rsidRDefault="00DD095D">
      <w:pPr>
        <w:rPr>
          <w:del w:id="536" w:author="Melanie Frazier" w:date="2017-05-15T12:24:00Z"/>
          <w:rFonts w:ascii="Times New Roman" w:hAnsi="Times New Roman" w:cs="Times New Roman"/>
          <w:b/>
        </w:rPr>
      </w:pPr>
      <w:del w:id="537" w:author="Melanie Frazier" w:date="2017-05-15T12:24:00Z">
        <w:r w:rsidDel="008D5A5B">
          <w:rPr>
            <w:rFonts w:ascii="Times New Roman" w:hAnsi="Times New Roman" w:cs="Times New Roman"/>
            <w:noProof/>
          </w:rPr>
          <w:drawing>
            <wp:inline distT="0" distB="0" distL="0" distR="0" wp14:anchorId="21DE192A" wp14:editId="41E15FA3">
              <wp:extent cx="7705725" cy="513715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a:extLst>
                          <a:ext uri="{28A0092B-C50C-407E-A947-70E740481C1C}">
                            <a14:useLocalDpi xmlns:a14="http://schemas.microsoft.com/office/drawing/2010/main" val="0"/>
                          </a:ext>
                        </a:extLst>
                      </a:blip>
                      <a:stretch>
                        <a:fillRect/>
                      </a:stretch>
                    </pic:blipFill>
                    <pic:spPr>
                      <a:xfrm>
                        <a:off x="0" y="0"/>
                        <a:ext cx="7705740" cy="5137160"/>
                      </a:xfrm>
                      <a:prstGeom prst="rect">
                        <a:avLst/>
                      </a:prstGeom>
                    </pic:spPr>
                  </pic:pic>
                </a:graphicData>
              </a:graphic>
            </wp:inline>
          </w:drawing>
        </w:r>
        <w:r w:rsidR="002A53CB" w:rsidRPr="00DD095D" w:rsidDel="008D5A5B">
          <w:rPr>
            <w:rFonts w:ascii="Times New Roman" w:hAnsi="Times New Roman" w:cs="Times New Roman"/>
            <w:b/>
          </w:rPr>
          <w:br w:type="page"/>
        </w:r>
      </w:del>
    </w:p>
    <w:p w14:paraId="5B700A29" w14:textId="767DCD86" w:rsidR="00CE7F76" w:rsidRPr="00DD095D" w:rsidDel="008D5A5B" w:rsidRDefault="00CE7F76" w:rsidP="00E11D3E">
      <w:pPr>
        <w:rPr>
          <w:del w:id="538" w:author="Melanie Frazier" w:date="2017-05-15T12:24:00Z"/>
          <w:rFonts w:ascii="Times New Roman" w:hAnsi="Times New Roman" w:cs="Times New Roman"/>
          <w:b/>
        </w:rPr>
        <w:sectPr w:rsidR="00CE7F76" w:rsidRPr="00DD095D" w:rsidDel="008D5A5B" w:rsidSect="00CE7F76">
          <w:pgSz w:w="15840" w:h="12240" w:orient="landscape"/>
          <w:pgMar w:top="1800" w:right="1440" w:bottom="1800" w:left="1440" w:header="720" w:footer="720" w:gutter="0"/>
          <w:cols w:space="720"/>
          <w:docGrid w:linePitch="360"/>
        </w:sectPr>
      </w:pPr>
    </w:p>
    <w:p w14:paraId="0E828D68" w14:textId="5553CA3D" w:rsidR="00A324C2" w:rsidRPr="003A29BA" w:rsidDel="008D5A5B" w:rsidRDefault="00E03797" w:rsidP="004F637C">
      <w:pPr>
        <w:rPr>
          <w:del w:id="539" w:author="Melanie Frazier" w:date="2017-05-15T12:24:00Z"/>
        </w:rPr>
      </w:pPr>
      <w:del w:id="540" w:author="Melanie Frazier" w:date="2017-05-15T12:24:00Z">
        <w:r w:rsidRPr="00DD095D" w:rsidDel="008D5A5B">
          <w:rPr>
            <w:b/>
          </w:rPr>
          <w:delText>F</w:delText>
        </w:r>
        <w:r w:rsidR="008B524B" w:rsidRPr="00DD095D" w:rsidDel="008D5A5B">
          <w:rPr>
            <w:b/>
          </w:rPr>
          <w:delText>igure 4</w:delText>
        </w:r>
        <w:r w:rsidRPr="00DD095D" w:rsidDel="008D5A5B">
          <w:rPr>
            <w:b/>
          </w:rPr>
          <w:delText xml:space="preserve">. </w:delText>
        </w:r>
      </w:del>
    </w:p>
    <w:p w14:paraId="399D6B8B" w14:textId="4A89650E" w:rsidR="00DC0DAD" w:rsidDel="008D5A5B" w:rsidRDefault="00DD095D">
      <w:pPr>
        <w:rPr>
          <w:del w:id="541" w:author="Melanie Frazier" w:date="2017-05-15T12:24:00Z"/>
          <w:rFonts w:ascii="Times New Roman" w:hAnsi="Times New Roman" w:cs="Times New Roman"/>
        </w:rPr>
      </w:pPr>
      <w:del w:id="542" w:author="Melanie Frazier" w:date="2017-05-15T12:24:00Z">
        <w:r w:rsidDel="008D5A5B">
          <w:rPr>
            <w:rFonts w:ascii="Times New Roman" w:hAnsi="Times New Roman" w:cs="Times New Roman"/>
            <w:noProof/>
          </w:rPr>
          <w:drawing>
            <wp:inline distT="0" distB="0" distL="0" distR="0" wp14:anchorId="661A653A" wp14:editId="10863A73">
              <wp:extent cx="6591300" cy="5273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8">
                        <a:extLst>
                          <a:ext uri="{28A0092B-C50C-407E-A947-70E740481C1C}">
                            <a14:useLocalDpi xmlns:a14="http://schemas.microsoft.com/office/drawing/2010/main" val="0"/>
                          </a:ext>
                        </a:extLst>
                      </a:blip>
                      <a:stretch>
                        <a:fillRect/>
                      </a:stretch>
                    </pic:blipFill>
                    <pic:spPr>
                      <a:xfrm>
                        <a:off x="0" y="0"/>
                        <a:ext cx="6593641" cy="5274913"/>
                      </a:xfrm>
                      <a:prstGeom prst="rect">
                        <a:avLst/>
                      </a:prstGeom>
                    </pic:spPr>
                  </pic:pic>
                </a:graphicData>
              </a:graphic>
            </wp:inline>
          </w:drawing>
        </w:r>
        <w:r w:rsidR="00DC0DAD" w:rsidDel="008D5A5B">
          <w:rPr>
            <w:rFonts w:ascii="Times New Roman" w:hAnsi="Times New Roman" w:cs="Times New Roman"/>
          </w:rPr>
          <w:br w:type="page"/>
        </w:r>
      </w:del>
    </w:p>
    <w:p w14:paraId="31F71647" w14:textId="5F855D88" w:rsidR="00E03797" w:rsidDel="008D5A5B" w:rsidRDefault="00E03797" w:rsidP="004F637C">
      <w:pPr>
        <w:rPr>
          <w:del w:id="543" w:author="Melanie Frazier" w:date="2017-05-15T12:24:00Z"/>
          <w:rFonts w:ascii="Times New Roman" w:hAnsi="Times New Roman" w:cs="Times New Roman"/>
        </w:rPr>
        <w:sectPr w:rsidR="00E03797" w:rsidDel="008D5A5B" w:rsidSect="00E03797">
          <w:pgSz w:w="15840" w:h="12240" w:orient="landscape"/>
          <w:pgMar w:top="1800" w:right="1440" w:bottom="1800" w:left="1440" w:header="720" w:footer="720" w:gutter="0"/>
          <w:cols w:space="720"/>
          <w:docGrid w:linePitch="360"/>
        </w:sectPr>
      </w:pPr>
    </w:p>
    <w:p w14:paraId="1FDD718B" w14:textId="720B89CE" w:rsidR="00A45004" w:rsidRPr="00A45004" w:rsidDel="008D5A5B" w:rsidRDefault="007847CF">
      <w:pPr>
        <w:rPr>
          <w:del w:id="544" w:author="Melanie Frazier" w:date="2017-05-15T12:24:00Z"/>
          <w:b/>
        </w:rPr>
      </w:pPr>
      <w:del w:id="545" w:author="Melanie Frazier" w:date="2017-05-15T12:24:00Z">
        <w:r w:rsidRPr="00DD095D" w:rsidDel="008D5A5B">
          <w:rPr>
            <w:b/>
          </w:rPr>
          <w:delText>F</w:delText>
        </w:r>
        <w:r w:rsidR="008B524B" w:rsidRPr="00DD095D" w:rsidDel="008D5A5B">
          <w:rPr>
            <w:b/>
          </w:rPr>
          <w:delText>igure 5</w:delText>
        </w:r>
        <w:r w:rsidRPr="00DD095D" w:rsidDel="008D5A5B">
          <w:rPr>
            <w:b/>
          </w:rPr>
          <w:delText xml:space="preserve">. </w:delText>
        </w:r>
        <w:r w:rsidR="008C643B" w:rsidRPr="00DD095D" w:rsidDel="008D5A5B">
          <w:rPr>
            <w:b/>
          </w:rPr>
          <w:delText xml:space="preserve"> </w:delText>
        </w:r>
      </w:del>
    </w:p>
    <w:p w14:paraId="269D9152" w14:textId="2FDDD65E" w:rsidR="007847CF" w:rsidRPr="0035213B" w:rsidDel="008D5A5B" w:rsidRDefault="00A45004" w:rsidP="0035213B">
      <w:pPr>
        <w:rPr>
          <w:del w:id="546" w:author="Melanie Frazier" w:date="2017-05-15T12:24:00Z"/>
          <w:rFonts w:ascii="Times New Roman" w:hAnsi="Times New Roman" w:cs="Times New Roman"/>
        </w:rPr>
      </w:pPr>
      <w:del w:id="547" w:author="Melanie Frazier" w:date="2017-05-15T12:24:00Z">
        <w:r w:rsidRPr="00A45004" w:rsidDel="008D5A5B">
          <w:rPr>
            <w:b/>
            <w:noProof/>
          </w:rPr>
          <mc:AlternateContent>
            <mc:Choice Requires="wps">
              <w:drawing>
                <wp:anchor distT="0" distB="0" distL="114300" distR="114300" simplePos="0" relativeHeight="251663360" behindDoc="0" locked="0" layoutInCell="1" allowOverlap="1" wp14:anchorId="45E2A817" wp14:editId="04A99435">
                  <wp:simplePos x="0" y="0"/>
                  <wp:positionH relativeFrom="column">
                    <wp:posOffset>85725</wp:posOffset>
                  </wp:positionH>
                  <wp:positionV relativeFrom="paragraph">
                    <wp:posOffset>5355590</wp:posOffset>
                  </wp:positionV>
                  <wp:extent cx="314325" cy="278765"/>
                  <wp:effectExtent l="0" t="0" r="9525" b="698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8765"/>
                          </a:xfrm>
                          <a:prstGeom prst="rect">
                            <a:avLst/>
                          </a:prstGeom>
                          <a:solidFill>
                            <a:srgbClr val="FFFFFF"/>
                          </a:solidFill>
                          <a:ln w="9525">
                            <a:noFill/>
                            <a:miter lim="800000"/>
                            <a:headEnd/>
                            <a:tailEnd/>
                          </a:ln>
                        </wps:spPr>
                        <wps:txbx>
                          <w:txbxContent>
                            <w:p w14:paraId="1B9FBD40" w14:textId="5DF3071C" w:rsidR="006E5E0F" w:rsidRPr="00A45004" w:rsidRDefault="006E5E0F" w:rsidP="00A45004">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E2A817" id="_x0000_t202" coordsize="21600,21600" o:spt="202" path="m,l,21600r21600,l21600,xe">
                  <v:stroke joinstyle="miter"/>
                  <v:path gradientshapeok="t" o:connecttype="rect"/>
                </v:shapetype>
                <v:shape id="Text Box 2" o:spid="_x0000_s1026" type="#_x0000_t202" style="position:absolute;margin-left:6.75pt;margin-top:421.7pt;width:24.75pt;height:21.9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" stroked="f">
                  <v:textbox style="mso-fit-shape-to-text:t">
                    <w:txbxContent>
                      <w:p w14:paraId="1B9FBD40" w14:textId="5DF3071C" w:rsidR="006E5E0F" w:rsidRPr="00A45004" w:rsidRDefault="006E5E0F" w:rsidP="00A45004">
                        <w:pPr>
                          <w:rPr>
                            <w:b/>
                          </w:rPr>
                        </w:pPr>
                        <w:r>
                          <w:rPr>
                            <w:b/>
                          </w:rPr>
                          <w:t>C</w:t>
                        </w:r>
                      </w:p>
                    </w:txbxContent>
                  </v:textbox>
                </v:shape>
              </w:pict>
            </mc:Fallback>
          </mc:AlternateContent>
        </w:r>
        <w:r w:rsidRPr="00A45004" w:rsidDel="008D5A5B">
          <w:rPr>
            <w:b/>
            <w:noProof/>
          </w:rPr>
          <mc:AlternateContent>
            <mc:Choice Requires="wps">
              <w:drawing>
                <wp:anchor distT="0" distB="0" distL="114300" distR="114300" simplePos="0" relativeHeight="251661312" behindDoc="0" locked="0" layoutInCell="1" allowOverlap="1" wp14:anchorId="55750406" wp14:editId="2C0B4AF9">
                  <wp:simplePos x="0" y="0"/>
                  <wp:positionH relativeFrom="column">
                    <wp:posOffset>0</wp:posOffset>
                  </wp:positionH>
                  <wp:positionV relativeFrom="paragraph">
                    <wp:posOffset>2764790</wp:posOffset>
                  </wp:positionV>
                  <wp:extent cx="314325" cy="278765"/>
                  <wp:effectExtent l="0" t="0" r="9525" b="698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8765"/>
                          </a:xfrm>
                          <a:prstGeom prst="rect">
                            <a:avLst/>
                          </a:prstGeom>
                          <a:solidFill>
                            <a:srgbClr val="FFFFFF"/>
                          </a:solidFill>
                          <a:ln w="9525">
                            <a:noFill/>
                            <a:miter lim="800000"/>
                            <a:headEnd/>
                            <a:tailEnd/>
                          </a:ln>
                        </wps:spPr>
                        <wps:txbx>
                          <w:txbxContent>
                            <w:p w14:paraId="1D6749E2" w14:textId="0D7FE322" w:rsidR="006E5E0F" w:rsidRPr="00A45004" w:rsidRDefault="006E5E0F" w:rsidP="00A45004">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50406" id="_x0000_s1027" type="#_x0000_t202" style="position:absolute;margin-left:0;margin-top:217.7pt;width:24.75pt;height:21.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" stroked="f">
                  <v:textbox style="mso-fit-shape-to-text:t">
                    <w:txbxContent>
                      <w:p w14:paraId="1D6749E2" w14:textId="0D7FE322" w:rsidR="006E5E0F" w:rsidRPr="00A45004" w:rsidRDefault="006E5E0F" w:rsidP="00A45004">
                        <w:pPr>
                          <w:rPr>
                            <w:b/>
                          </w:rPr>
                        </w:pPr>
                        <w:r>
                          <w:rPr>
                            <w:b/>
                          </w:rPr>
                          <w:t>B</w:t>
                        </w:r>
                      </w:p>
                    </w:txbxContent>
                  </v:textbox>
                </v:shape>
              </w:pict>
            </mc:Fallback>
          </mc:AlternateContent>
        </w:r>
        <w:r w:rsidRPr="00A45004" w:rsidDel="008D5A5B">
          <w:rPr>
            <w:b/>
            <w:noProof/>
          </w:rPr>
          <mc:AlternateContent>
            <mc:Choice Requires="wps">
              <w:drawing>
                <wp:anchor distT="0" distB="0" distL="114300" distR="114300" simplePos="0" relativeHeight="251659264" behindDoc="0" locked="0" layoutInCell="1" allowOverlap="1" wp14:anchorId="546A936F" wp14:editId="066BAAA5">
                  <wp:simplePos x="0" y="0"/>
                  <wp:positionH relativeFrom="column">
                    <wp:posOffset>-9525</wp:posOffset>
                  </wp:positionH>
                  <wp:positionV relativeFrom="paragraph">
                    <wp:posOffset>240665</wp:posOffset>
                  </wp:positionV>
                  <wp:extent cx="314325" cy="278765"/>
                  <wp:effectExtent l="0" t="0" r="9525" b="69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8765"/>
                          </a:xfrm>
                          <a:prstGeom prst="rect">
                            <a:avLst/>
                          </a:prstGeom>
                          <a:solidFill>
                            <a:srgbClr val="FFFFFF"/>
                          </a:solidFill>
                          <a:ln w="9525">
                            <a:noFill/>
                            <a:miter lim="800000"/>
                            <a:headEnd/>
                            <a:tailEnd/>
                          </a:ln>
                        </wps:spPr>
                        <wps:txbx>
                          <w:txbxContent>
                            <w:p w14:paraId="4E48EB02" w14:textId="449215F1" w:rsidR="006E5E0F" w:rsidRPr="00A45004" w:rsidRDefault="006E5E0F">
                              <w:pPr>
                                <w:rPr>
                                  <w:b/>
                                </w:rPr>
                              </w:pPr>
                              <w:r w:rsidRPr="00A45004">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6A936F" id="_x0000_s1028" type="#_x0000_t202" style="position:absolute;margin-left:-.75pt;margin-top:18.95pt;width:24.75pt;height:21.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" stroked="f">
                  <v:textbox style="mso-fit-shape-to-text:t">
                    <w:txbxContent>
                      <w:p w14:paraId="4E48EB02" w14:textId="449215F1" w:rsidR="006E5E0F" w:rsidRPr="00A45004" w:rsidRDefault="006E5E0F">
                        <w:pPr>
                          <w:rPr>
                            <w:b/>
                          </w:rPr>
                        </w:pPr>
                        <w:r w:rsidRPr="00A45004">
                          <w:rPr>
                            <w:b/>
                          </w:rPr>
                          <w:t>A</w:t>
                        </w:r>
                      </w:p>
                    </w:txbxContent>
                  </v:textbox>
                </v:shape>
              </w:pict>
            </mc:Fallback>
          </mc:AlternateContent>
        </w:r>
        <w:r w:rsidR="0035213B" w:rsidDel="008D5A5B">
          <w:rPr>
            <w:noProof/>
          </w:rPr>
          <w:drawing>
            <wp:inline distT="0" distB="0" distL="0" distR="0" wp14:anchorId="7198F4C4" wp14:editId="280E8B1B">
              <wp:extent cx="3543300" cy="79106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updated.png"/>
                      <pic:cNvPicPr/>
                    </pic:nvPicPr>
                    <pic:blipFill>
                      <a:blip r:embed="rId9">
                        <a:extLst>
                          <a:ext uri="{28A0092B-C50C-407E-A947-70E740481C1C}">
                            <a14:useLocalDpi xmlns:a14="http://schemas.microsoft.com/office/drawing/2010/main" val="0"/>
                          </a:ext>
                        </a:extLst>
                      </a:blip>
                      <a:stretch>
                        <a:fillRect/>
                      </a:stretch>
                    </pic:blipFill>
                    <pic:spPr>
                      <a:xfrm>
                        <a:off x="0" y="0"/>
                        <a:ext cx="3543300" cy="7910623"/>
                      </a:xfrm>
                      <a:prstGeom prst="rect">
                        <a:avLst/>
                      </a:prstGeom>
                    </pic:spPr>
                  </pic:pic>
                </a:graphicData>
              </a:graphic>
            </wp:inline>
          </w:drawing>
        </w:r>
      </w:del>
    </w:p>
    <w:p w14:paraId="3178AA37" w14:textId="691AF5C6" w:rsidR="0035213B" w:rsidDel="008D5A5B" w:rsidRDefault="0035213B" w:rsidP="009A5A3B">
      <w:pPr>
        <w:rPr>
          <w:del w:id="548" w:author="Melanie Frazier" w:date="2017-05-15T12:24:00Z"/>
        </w:rPr>
        <w:sectPr w:rsidR="0035213B" w:rsidDel="008D5A5B" w:rsidSect="00983136">
          <w:pgSz w:w="12240" w:h="15840"/>
          <w:pgMar w:top="1440" w:right="1800" w:bottom="1440" w:left="1800" w:header="720" w:footer="720" w:gutter="0"/>
          <w:cols w:space="720"/>
          <w:docGrid w:linePitch="360"/>
        </w:sectPr>
      </w:pPr>
    </w:p>
    <w:p w14:paraId="3B77E770" w14:textId="1C71F935" w:rsidR="0050565C" w:rsidRPr="00DD095D" w:rsidDel="008D5A5B" w:rsidRDefault="004F637C" w:rsidP="009A5A3B">
      <w:pPr>
        <w:rPr>
          <w:del w:id="549" w:author="Melanie Frazier" w:date="2017-05-15T12:24:00Z"/>
          <w:b/>
        </w:rPr>
      </w:pPr>
      <w:del w:id="550" w:author="Melanie Frazier" w:date="2017-05-15T12:24:00Z">
        <w:r w:rsidRPr="00DD095D" w:rsidDel="008D5A5B">
          <w:rPr>
            <w:b/>
          </w:rPr>
          <w:delText>Fig</w:delText>
        </w:r>
        <w:r w:rsidR="00DC0DAD" w:rsidRPr="00DD095D" w:rsidDel="008D5A5B">
          <w:rPr>
            <w:b/>
          </w:rPr>
          <w:delText>ure</w:delText>
        </w:r>
        <w:r w:rsidRPr="00DD095D" w:rsidDel="008D5A5B">
          <w:rPr>
            <w:b/>
          </w:rPr>
          <w:delText xml:space="preserve"> </w:delText>
        </w:r>
        <w:r w:rsidR="008B524B" w:rsidRPr="00DD095D" w:rsidDel="008D5A5B">
          <w:rPr>
            <w:b/>
          </w:rPr>
          <w:delText>6</w:delText>
        </w:r>
        <w:r w:rsidRPr="00DD095D" w:rsidDel="008D5A5B">
          <w:rPr>
            <w:b/>
          </w:rPr>
          <w:delText xml:space="preserve">. </w:delText>
        </w:r>
      </w:del>
    </w:p>
    <w:p w14:paraId="59D5066B" w14:textId="41456609" w:rsidR="00E7488B" w:rsidRDefault="00DD095D" w:rsidP="000A5067">
      <w:pPr>
        <w:rPr>
          <w:rFonts w:ascii="Times New Roman" w:hAnsi="Times New Roman" w:cs="Times New Roman"/>
        </w:rPr>
      </w:pPr>
      <w:r>
        <w:rPr>
          <w:rFonts w:ascii="Times New Roman" w:hAnsi="Times New Roman" w:cs="Times New Roman"/>
          <w:noProof/>
        </w:rPr>
        <w:drawing>
          <wp:inline distT="0" distB="0" distL="0" distR="0" wp14:anchorId="184DB680" wp14:editId="335745CF">
            <wp:extent cx="6972300" cy="522922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a:blip r:embed="rId10">
                      <a:extLst>
                        <a:ext uri="{28A0092B-C50C-407E-A947-70E740481C1C}">
                          <a14:useLocalDpi xmlns:a14="http://schemas.microsoft.com/office/drawing/2010/main" val="0"/>
                        </a:ext>
                      </a:extLst>
                    </a:blip>
                    <a:stretch>
                      <a:fillRect/>
                    </a:stretch>
                  </pic:blipFill>
                  <pic:spPr>
                    <a:xfrm>
                      <a:off x="0" y="0"/>
                      <a:ext cx="6987321" cy="5240492"/>
                    </a:xfrm>
                    <a:prstGeom prst="rect">
                      <a:avLst/>
                    </a:prstGeom>
                  </pic:spPr>
                </pic:pic>
              </a:graphicData>
            </a:graphic>
          </wp:inline>
        </w:drawing>
      </w:r>
    </w:p>
    <w:sectPr w:rsidR="00E7488B" w:rsidSect="0035213B">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altName w:val="Malgun Gothic"/>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12BE4"/>
    <w:multiLevelType w:val="hybridMultilevel"/>
    <w:tmpl w:val="E7A68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5238A"/>
    <w:multiLevelType w:val="multilevel"/>
    <w:tmpl w:val="4380EF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97F8B"/>
    <w:multiLevelType w:val="hybridMultilevel"/>
    <w:tmpl w:val="EC74A4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517F7"/>
    <w:multiLevelType w:val="hybridMultilevel"/>
    <w:tmpl w:val="3D160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2002E"/>
    <w:multiLevelType w:val="multilevel"/>
    <w:tmpl w:val="3696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C79C8"/>
    <w:multiLevelType w:val="hybridMultilevel"/>
    <w:tmpl w:val="6AD0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E3F39"/>
    <w:multiLevelType w:val="hybridMultilevel"/>
    <w:tmpl w:val="C5249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BB3AF0"/>
    <w:multiLevelType w:val="hybridMultilevel"/>
    <w:tmpl w:val="DF066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48D0"/>
    <w:multiLevelType w:val="hybridMultilevel"/>
    <w:tmpl w:val="59E88C34"/>
    <w:lvl w:ilvl="0" w:tplc="042C587E">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EE7474"/>
    <w:multiLevelType w:val="hybridMultilevel"/>
    <w:tmpl w:val="15C6C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51588C"/>
    <w:multiLevelType w:val="hybridMultilevel"/>
    <w:tmpl w:val="FF784906"/>
    <w:lvl w:ilvl="0" w:tplc="C2C231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067F90"/>
    <w:multiLevelType w:val="hybridMultilevel"/>
    <w:tmpl w:val="016A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5E6BD1"/>
    <w:multiLevelType w:val="hybridMultilevel"/>
    <w:tmpl w:val="68F873EE"/>
    <w:lvl w:ilvl="0" w:tplc="09A0A87E">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9"/>
  </w:num>
  <w:num w:numId="5">
    <w:abstractNumId w:val="6"/>
  </w:num>
  <w:num w:numId="6">
    <w:abstractNumId w:val="10"/>
  </w:num>
  <w:num w:numId="7">
    <w:abstractNumId w:val="1"/>
  </w:num>
  <w:num w:numId="8">
    <w:abstractNumId w:val="5"/>
  </w:num>
  <w:num w:numId="9">
    <w:abstractNumId w:val="0"/>
  </w:num>
  <w:num w:numId="10">
    <w:abstractNumId w:val="4"/>
  </w:num>
  <w:num w:numId="11">
    <w:abstractNumId w:val="2"/>
  </w:num>
  <w:num w:numId="12">
    <w:abstractNumId w:val="8"/>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anie Frazier">
    <w15:presenceInfo w15:providerId="Windows Live" w15:userId="370f5e269598a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ocumentProtection w:edit="trackedChanges" w:enforcement="1" w:cryptProviderType="rsaAES" w:cryptAlgorithmClass="hash" w:cryptAlgorithmType="typeAny" w:cryptAlgorithmSid="14" w:cryptSpinCount="100000" w:hash="B/V/JVNsJjOaDveOCiAVmiMWhQ8TEa3HeOjSv+9wmD5ZpcKKk9picUCNCZebeQU7RciHpbZyXz9a49rZaEOxlw==" w:salt="T9t3K75+HQ/q27d59xoOGA=="/>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ntl J Food Microbiol Copy&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rtv5sevbz52wueswtrvxvwytpfzvr9xextz&quot;&gt;full_library&lt;record-ids&gt;&lt;item&gt;738&lt;/item&gt;&lt;item&gt;867&lt;/item&gt;&lt;item&gt;1028&lt;/item&gt;&lt;item&gt;1030&lt;/item&gt;&lt;item&gt;1032&lt;/item&gt;&lt;item&gt;1070&lt;/item&gt;&lt;item&gt;1128&lt;/item&gt;&lt;item&gt;1154&lt;/item&gt;&lt;item&gt;1251&lt;/item&gt;&lt;item&gt;1252&lt;/item&gt;&lt;item&gt;1253&lt;/item&gt;&lt;item&gt;1254&lt;/item&gt;&lt;item&gt;1255&lt;/item&gt;&lt;/record-ids&gt;&lt;/item&gt;&lt;/Libraries&gt;"/>
  </w:docVars>
  <w:rsids>
    <w:rsidRoot w:val="00DC2426"/>
    <w:rsid w:val="00004257"/>
    <w:rsid w:val="000067B9"/>
    <w:rsid w:val="00016153"/>
    <w:rsid w:val="00017A5C"/>
    <w:rsid w:val="00017FA9"/>
    <w:rsid w:val="0002181C"/>
    <w:rsid w:val="0002622E"/>
    <w:rsid w:val="000268C2"/>
    <w:rsid w:val="00027B4C"/>
    <w:rsid w:val="0003039E"/>
    <w:rsid w:val="00032FE6"/>
    <w:rsid w:val="000365A6"/>
    <w:rsid w:val="00040D57"/>
    <w:rsid w:val="0004196A"/>
    <w:rsid w:val="0004215E"/>
    <w:rsid w:val="00045AB9"/>
    <w:rsid w:val="00050B61"/>
    <w:rsid w:val="000517F2"/>
    <w:rsid w:val="0005209E"/>
    <w:rsid w:val="00053870"/>
    <w:rsid w:val="00057082"/>
    <w:rsid w:val="00057B2E"/>
    <w:rsid w:val="00062026"/>
    <w:rsid w:val="000649FC"/>
    <w:rsid w:val="000655ED"/>
    <w:rsid w:val="00070FC3"/>
    <w:rsid w:val="000712FB"/>
    <w:rsid w:val="00073B29"/>
    <w:rsid w:val="0007532B"/>
    <w:rsid w:val="00077C4A"/>
    <w:rsid w:val="00081DF7"/>
    <w:rsid w:val="0009242C"/>
    <w:rsid w:val="000949AB"/>
    <w:rsid w:val="000A20D0"/>
    <w:rsid w:val="000A367D"/>
    <w:rsid w:val="000A3F3D"/>
    <w:rsid w:val="000A44C1"/>
    <w:rsid w:val="000A5067"/>
    <w:rsid w:val="000A6720"/>
    <w:rsid w:val="000A6D15"/>
    <w:rsid w:val="000B26A5"/>
    <w:rsid w:val="000B49A9"/>
    <w:rsid w:val="000B5132"/>
    <w:rsid w:val="000B5977"/>
    <w:rsid w:val="000B7C69"/>
    <w:rsid w:val="000C062F"/>
    <w:rsid w:val="000C63D5"/>
    <w:rsid w:val="000D261C"/>
    <w:rsid w:val="000D2D1C"/>
    <w:rsid w:val="000E4623"/>
    <w:rsid w:val="000F1DA1"/>
    <w:rsid w:val="000F1E06"/>
    <w:rsid w:val="000F316E"/>
    <w:rsid w:val="000F39A9"/>
    <w:rsid w:val="000F3FC1"/>
    <w:rsid w:val="00101A8E"/>
    <w:rsid w:val="001026BF"/>
    <w:rsid w:val="00104420"/>
    <w:rsid w:val="00105F3B"/>
    <w:rsid w:val="00107534"/>
    <w:rsid w:val="001107EF"/>
    <w:rsid w:val="00115C4C"/>
    <w:rsid w:val="001163CB"/>
    <w:rsid w:val="0011642E"/>
    <w:rsid w:val="001173AB"/>
    <w:rsid w:val="00117B0C"/>
    <w:rsid w:val="00123F00"/>
    <w:rsid w:val="00125DF4"/>
    <w:rsid w:val="001267DD"/>
    <w:rsid w:val="00135641"/>
    <w:rsid w:val="001429EB"/>
    <w:rsid w:val="00143056"/>
    <w:rsid w:val="00144DB0"/>
    <w:rsid w:val="001547B6"/>
    <w:rsid w:val="001607BF"/>
    <w:rsid w:val="00165E80"/>
    <w:rsid w:val="00170E24"/>
    <w:rsid w:val="001746C1"/>
    <w:rsid w:val="001752FC"/>
    <w:rsid w:val="00177F6D"/>
    <w:rsid w:val="00180853"/>
    <w:rsid w:val="00187107"/>
    <w:rsid w:val="001918FF"/>
    <w:rsid w:val="00192046"/>
    <w:rsid w:val="00193FD4"/>
    <w:rsid w:val="00194F27"/>
    <w:rsid w:val="00196D09"/>
    <w:rsid w:val="00197770"/>
    <w:rsid w:val="001A006C"/>
    <w:rsid w:val="001A33DA"/>
    <w:rsid w:val="001B2716"/>
    <w:rsid w:val="001B38A9"/>
    <w:rsid w:val="001B76A5"/>
    <w:rsid w:val="001C15E5"/>
    <w:rsid w:val="001C59F9"/>
    <w:rsid w:val="001D55C3"/>
    <w:rsid w:val="001D7555"/>
    <w:rsid w:val="001E16B8"/>
    <w:rsid w:val="001E78AB"/>
    <w:rsid w:val="001F3D6F"/>
    <w:rsid w:val="001F4CBB"/>
    <w:rsid w:val="001F72C7"/>
    <w:rsid w:val="00200DDB"/>
    <w:rsid w:val="002017E8"/>
    <w:rsid w:val="00206465"/>
    <w:rsid w:val="00211978"/>
    <w:rsid w:val="00222049"/>
    <w:rsid w:val="00222291"/>
    <w:rsid w:val="00224A85"/>
    <w:rsid w:val="00224FD7"/>
    <w:rsid w:val="00233C2B"/>
    <w:rsid w:val="00235684"/>
    <w:rsid w:val="0023743F"/>
    <w:rsid w:val="0024170F"/>
    <w:rsid w:val="00242C44"/>
    <w:rsid w:val="00245580"/>
    <w:rsid w:val="00245F4F"/>
    <w:rsid w:val="00246682"/>
    <w:rsid w:val="00246716"/>
    <w:rsid w:val="002521C8"/>
    <w:rsid w:val="00255A04"/>
    <w:rsid w:val="00255E5B"/>
    <w:rsid w:val="0025614C"/>
    <w:rsid w:val="00257370"/>
    <w:rsid w:val="002622E4"/>
    <w:rsid w:val="00285208"/>
    <w:rsid w:val="00285764"/>
    <w:rsid w:val="00290D6C"/>
    <w:rsid w:val="002928A7"/>
    <w:rsid w:val="002935CE"/>
    <w:rsid w:val="00293A53"/>
    <w:rsid w:val="002968A1"/>
    <w:rsid w:val="00296F69"/>
    <w:rsid w:val="002A01BA"/>
    <w:rsid w:val="002A256A"/>
    <w:rsid w:val="002A3BB3"/>
    <w:rsid w:val="002A4A7F"/>
    <w:rsid w:val="002A53CB"/>
    <w:rsid w:val="002A603E"/>
    <w:rsid w:val="002B128F"/>
    <w:rsid w:val="002B284F"/>
    <w:rsid w:val="002B30C8"/>
    <w:rsid w:val="002B74C9"/>
    <w:rsid w:val="002C0446"/>
    <w:rsid w:val="002C0C3E"/>
    <w:rsid w:val="002C31A6"/>
    <w:rsid w:val="002C4EEA"/>
    <w:rsid w:val="002C6753"/>
    <w:rsid w:val="002C78D3"/>
    <w:rsid w:val="002C7A79"/>
    <w:rsid w:val="002D7969"/>
    <w:rsid w:val="002F4364"/>
    <w:rsid w:val="003051E8"/>
    <w:rsid w:val="00305C42"/>
    <w:rsid w:val="0030685A"/>
    <w:rsid w:val="00306E8D"/>
    <w:rsid w:val="00307EC4"/>
    <w:rsid w:val="003137B0"/>
    <w:rsid w:val="00316334"/>
    <w:rsid w:val="00323E55"/>
    <w:rsid w:val="00325A70"/>
    <w:rsid w:val="00330A8A"/>
    <w:rsid w:val="0033177D"/>
    <w:rsid w:val="00333F58"/>
    <w:rsid w:val="00335116"/>
    <w:rsid w:val="003411E6"/>
    <w:rsid w:val="003421ED"/>
    <w:rsid w:val="00351E76"/>
    <w:rsid w:val="0035213B"/>
    <w:rsid w:val="00352B1F"/>
    <w:rsid w:val="003551B1"/>
    <w:rsid w:val="00356FA0"/>
    <w:rsid w:val="003612F1"/>
    <w:rsid w:val="003708FA"/>
    <w:rsid w:val="0037169B"/>
    <w:rsid w:val="00373413"/>
    <w:rsid w:val="00382B23"/>
    <w:rsid w:val="00384D8B"/>
    <w:rsid w:val="00384E76"/>
    <w:rsid w:val="00385463"/>
    <w:rsid w:val="00385921"/>
    <w:rsid w:val="0039003F"/>
    <w:rsid w:val="003919E6"/>
    <w:rsid w:val="00394662"/>
    <w:rsid w:val="0039643F"/>
    <w:rsid w:val="003A29BA"/>
    <w:rsid w:val="003A4070"/>
    <w:rsid w:val="003A4A7A"/>
    <w:rsid w:val="003A7382"/>
    <w:rsid w:val="003B09F7"/>
    <w:rsid w:val="003B3D6B"/>
    <w:rsid w:val="003B56BA"/>
    <w:rsid w:val="003B687F"/>
    <w:rsid w:val="003B7348"/>
    <w:rsid w:val="003C4CFB"/>
    <w:rsid w:val="003C5830"/>
    <w:rsid w:val="003C5D41"/>
    <w:rsid w:val="003C79B2"/>
    <w:rsid w:val="003D1C38"/>
    <w:rsid w:val="003D4747"/>
    <w:rsid w:val="003D50ED"/>
    <w:rsid w:val="003D5FB7"/>
    <w:rsid w:val="003E521E"/>
    <w:rsid w:val="003F0725"/>
    <w:rsid w:val="003F0CCB"/>
    <w:rsid w:val="003F509F"/>
    <w:rsid w:val="003F5E47"/>
    <w:rsid w:val="003F69A6"/>
    <w:rsid w:val="00412849"/>
    <w:rsid w:val="004129BE"/>
    <w:rsid w:val="0041306D"/>
    <w:rsid w:val="0041397E"/>
    <w:rsid w:val="00413D42"/>
    <w:rsid w:val="00427FFA"/>
    <w:rsid w:val="00431870"/>
    <w:rsid w:val="00433CBC"/>
    <w:rsid w:val="00437AC2"/>
    <w:rsid w:val="00440C61"/>
    <w:rsid w:val="00440CB9"/>
    <w:rsid w:val="004430EE"/>
    <w:rsid w:val="00444E1C"/>
    <w:rsid w:val="00444E21"/>
    <w:rsid w:val="00453129"/>
    <w:rsid w:val="0045513D"/>
    <w:rsid w:val="0045724C"/>
    <w:rsid w:val="00461C6B"/>
    <w:rsid w:val="004624F9"/>
    <w:rsid w:val="00473472"/>
    <w:rsid w:val="0047502B"/>
    <w:rsid w:val="004777E9"/>
    <w:rsid w:val="00477D5F"/>
    <w:rsid w:val="00481ECB"/>
    <w:rsid w:val="004823EB"/>
    <w:rsid w:val="00482565"/>
    <w:rsid w:val="00484921"/>
    <w:rsid w:val="00490996"/>
    <w:rsid w:val="00494A31"/>
    <w:rsid w:val="0049648B"/>
    <w:rsid w:val="004A0266"/>
    <w:rsid w:val="004A289C"/>
    <w:rsid w:val="004A40E5"/>
    <w:rsid w:val="004A735A"/>
    <w:rsid w:val="004A78E8"/>
    <w:rsid w:val="004A7D58"/>
    <w:rsid w:val="004A7DAA"/>
    <w:rsid w:val="004B0553"/>
    <w:rsid w:val="004B06E0"/>
    <w:rsid w:val="004B31F2"/>
    <w:rsid w:val="004C11E6"/>
    <w:rsid w:val="004D0F1D"/>
    <w:rsid w:val="004D4E66"/>
    <w:rsid w:val="004D61BE"/>
    <w:rsid w:val="004D69DC"/>
    <w:rsid w:val="004E2562"/>
    <w:rsid w:val="004E553D"/>
    <w:rsid w:val="004E5702"/>
    <w:rsid w:val="004E6655"/>
    <w:rsid w:val="004F2D0A"/>
    <w:rsid w:val="004F3273"/>
    <w:rsid w:val="004F637C"/>
    <w:rsid w:val="004F7A2B"/>
    <w:rsid w:val="00500F20"/>
    <w:rsid w:val="005029DC"/>
    <w:rsid w:val="00503DEB"/>
    <w:rsid w:val="0050565C"/>
    <w:rsid w:val="0051238A"/>
    <w:rsid w:val="00513A21"/>
    <w:rsid w:val="00520840"/>
    <w:rsid w:val="005225FA"/>
    <w:rsid w:val="0052450D"/>
    <w:rsid w:val="0052583F"/>
    <w:rsid w:val="00526CC8"/>
    <w:rsid w:val="005301EF"/>
    <w:rsid w:val="00534E24"/>
    <w:rsid w:val="00541629"/>
    <w:rsid w:val="00543327"/>
    <w:rsid w:val="00547699"/>
    <w:rsid w:val="0055605C"/>
    <w:rsid w:val="005569A6"/>
    <w:rsid w:val="00556D99"/>
    <w:rsid w:val="005738F7"/>
    <w:rsid w:val="00574DC3"/>
    <w:rsid w:val="00576F38"/>
    <w:rsid w:val="0058089C"/>
    <w:rsid w:val="005817F1"/>
    <w:rsid w:val="00583223"/>
    <w:rsid w:val="00585E41"/>
    <w:rsid w:val="005865A1"/>
    <w:rsid w:val="00587F0D"/>
    <w:rsid w:val="00594113"/>
    <w:rsid w:val="00595E1E"/>
    <w:rsid w:val="00597F06"/>
    <w:rsid w:val="005A47A7"/>
    <w:rsid w:val="005B103A"/>
    <w:rsid w:val="005B1DF3"/>
    <w:rsid w:val="005B1FFC"/>
    <w:rsid w:val="005B3DE3"/>
    <w:rsid w:val="005B6CF2"/>
    <w:rsid w:val="005C6112"/>
    <w:rsid w:val="005C726B"/>
    <w:rsid w:val="005D2153"/>
    <w:rsid w:val="005D2803"/>
    <w:rsid w:val="005D31BA"/>
    <w:rsid w:val="005D3BBC"/>
    <w:rsid w:val="005D6D93"/>
    <w:rsid w:val="005D7467"/>
    <w:rsid w:val="005E3608"/>
    <w:rsid w:val="005E5A09"/>
    <w:rsid w:val="005F22BE"/>
    <w:rsid w:val="00603194"/>
    <w:rsid w:val="00612E58"/>
    <w:rsid w:val="006145CA"/>
    <w:rsid w:val="00621517"/>
    <w:rsid w:val="00621ED6"/>
    <w:rsid w:val="0062227B"/>
    <w:rsid w:val="006229D1"/>
    <w:rsid w:val="00624A47"/>
    <w:rsid w:val="0063330E"/>
    <w:rsid w:val="00633C65"/>
    <w:rsid w:val="006365E3"/>
    <w:rsid w:val="00640C62"/>
    <w:rsid w:val="0064250B"/>
    <w:rsid w:val="00642DCC"/>
    <w:rsid w:val="00644D1E"/>
    <w:rsid w:val="006759AC"/>
    <w:rsid w:val="00675E1F"/>
    <w:rsid w:val="00677571"/>
    <w:rsid w:val="0068216A"/>
    <w:rsid w:val="00690702"/>
    <w:rsid w:val="00691A24"/>
    <w:rsid w:val="00694432"/>
    <w:rsid w:val="00696450"/>
    <w:rsid w:val="006972EB"/>
    <w:rsid w:val="006A2717"/>
    <w:rsid w:val="006A5DB3"/>
    <w:rsid w:val="006A5E3A"/>
    <w:rsid w:val="006A69B1"/>
    <w:rsid w:val="006B2371"/>
    <w:rsid w:val="006B78F6"/>
    <w:rsid w:val="006C4FA5"/>
    <w:rsid w:val="006C7231"/>
    <w:rsid w:val="006C7F72"/>
    <w:rsid w:val="006D3ACB"/>
    <w:rsid w:val="006D59BB"/>
    <w:rsid w:val="006D733B"/>
    <w:rsid w:val="006E4685"/>
    <w:rsid w:val="006E5E0F"/>
    <w:rsid w:val="006F258E"/>
    <w:rsid w:val="006F47CF"/>
    <w:rsid w:val="006F62C0"/>
    <w:rsid w:val="0070125B"/>
    <w:rsid w:val="00707EA9"/>
    <w:rsid w:val="00711FA6"/>
    <w:rsid w:val="00712A62"/>
    <w:rsid w:val="00716B11"/>
    <w:rsid w:val="00717093"/>
    <w:rsid w:val="007223C8"/>
    <w:rsid w:val="00727452"/>
    <w:rsid w:val="00730110"/>
    <w:rsid w:val="007310BB"/>
    <w:rsid w:val="0073567F"/>
    <w:rsid w:val="007401D3"/>
    <w:rsid w:val="00741160"/>
    <w:rsid w:val="00743FEE"/>
    <w:rsid w:val="00744B59"/>
    <w:rsid w:val="00745B4C"/>
    <w:rsid w:val="007515E4"/>
    <w:rsid w:val="00751DE5"/>
    <w:rsid w:val="00752D30"/>
    <w:rsid w:val="00754BA9"/>
    <w:rsid w:val="0075591D"/>
    <w:rsid w:val="007560A9"/>
    <w:rsid w:val="0076473A"/>
    <w:rsid w:val="00764DBF"/>
    <w:rsid w:val="0076582D"/>
    <w:rsid w:val="0077087D"/>
    <w:rsid w:val="00772A46"/>
    <w:rsid w:val="00772EBB"/>
    <w:rsid w:val="00773414"/>
    <w:rsid w:val="007771AC"/>
    <w:rsid w:val="007847CF"/>
    <w:rsid w:val="00790123"/>
    <w:rsid w:val="00790B10"/>
    <w:rsid w:val="00791CED"/>
    <w:rsid w:val="00793A7C"/>
    <w:rsid w:val="00793E7F"/>
    <w:rsid w:val="007953F8"/>
    <w:rsid w:val="0079637C"/>
    <w:rsid w:val="007A19F2"/>
    <w:rsid w:val="007A37C4"/>
    <w:rsid w:val="007A5AEB"/>
    <w:rsid w:val="007A69A5"/>
    <w:rsid w:val="007A7202"/>
    <w:rsid w:val="007B3CF2"/>
    <w:rsid w:val="007B5398"/>
    <w:rsid w:val="007C113E"/>
    <w:rsid w:val="007C4514"/>
    <w:rsid w:val="007D0E42"/>
    <w:rsid w:val="007D1F07"/>
    <w:rsid w:val="007D49AE"/>
    <w:rsid w:val="007D523F"/>
    <w:rsid w:val="007E2D4C"/>
    <w:rsid w:val="007E2E1C"/>
    <w:rsid w:val="007F24E1"/>
    <w:rsid w:val="007F36C7"/>
    <w:rsid w:val="007F7263"/>
    <w:rsid w:val="007F7C7A"/>
    <w:rsid w:val="00800BC2"/>
    <w:rsid w:val="008018E3"/>
    <w:rsid w:val="0080610F"/>
    <w:rsid w:val="00814375"/>
    <w:rsid w:val="008150AD"/>
    <w:rsid w:val="0081693A"/>
    <w:rsid w:val="00817A26"/>
    <w:rsid w:val="00817AE0"/>
    <w:rsid w:val="00825CC7"/>
    <w:rsid w:val="0082671F"/>
    <w:rsid w:val="00830509"/>
    <w:rsid w:val="00830D63"/>
    <w:rsid w:val="0084150F"/>
    <w:rsid w:val="008448C2"/>
    <w:rsid w:val="00847AC2"/>
    <w:rsid w:val="00855DDE"/>
    <w:rsid w:val="00856E04"/>
    <w:rsid w:val="00856EE1"/>
    <w:rsid w:val="00861C96"/>
    <w:rsid w:val="0086249F"/>
    <w:rsid w:val="008629FF"/>
    <w:rsid w:val="0086534D"/>
    <w:rsid w:val="00870819"/>
    <w:rsid w:val="00872A10"/>
    <w:rsid w:val="00885B6B"/>
    <w:rsid w:val="008960D5"/>
    <w:rsid w:val="00897044"/>
    <w:rsid w:val="008A7C8F"/>
    <w:rsid w:val="008B0D7D"/>
    <w:rsid w:val="008B40A3"/>
    <w:rsid w:val="008B4581"/>
    <w:rsid w:val="008B524B"/>
    <w:rsid w:val="008C0782"/>
    <w:rsid w:val="008C42A7"/>
    <w:rsid w:val="008C5F58"/>
    <w:rsid w:val="008C643B"/>
    <w:rsid w:val="008C700C"/>
    <w:rsid w:val="008D5A5B"/>
    <w:rsid w:val="008D6E05"/>
    <w:rsid w:val="008D7FC2"/>
    <w:rsid w:val="008E3B3B"/>
    <w:rsid w:val="008E6D9E"/>
    <w:rsid w:val="008E7D98"/>
    <w:rsid w:val="008F183E"/>
    <w:rsid w:val="008F63C6"/>
    <w:rsid w:val="008F6E4A"/>
    <w:rsid w:val="00901A46"/>
    <w:rsid w:val="00904D1C"/>
    <w:rsid w:val="00904D6D"/>
    <w:rsid w:val="00906361"/>
    <w:rsid w:val="009131C9"/>
    <w:rsid w:val="009149A4"/>
    <w:rsid w:val="009213A0"/>
    <w:rsid w:val="0092343E"/>
    <w:rsid w:val="0092728A"/>
    <w:rsid w:val="00927A7A"/>
    <w:rsid w:val="009302E2"/>
    <w:rsid w:val="009345FE"/>
    <w:rsid w:val="0093534C"/>
    <w:rsid w:val="0094396B"/>
    <w:rsid w:val="00944952"/>
    <w:rsid w:val="00945995"/>
    <w:rsid w:val="00951A65"/>
    <w:rsid w:val="009528DE"/>
    <w:rsid w:val="00952DA4"/>
    <w:rsid w:val="009545BA"/>
    <w:rsid w:val="009546BC"/>
    <w:rsid w:val="009562E9"/>
    <w:rsid w:val="009579DC"/>
    <w:rsid w:val="00960D0C"/>
    <w:rsid w:val="00961707"/>
    <w:rsid w:val="0096223B"/>
    <w:rsid w:val="00962EA7"/>
    <w:rsid w:val="00967443"/>
    <w:rsid w:val="00967C5C"/>
    <w:rsid w:val="00967E18"/>
    <w:rsid w:val="009700BF"/>
    <w:rsid w:val="00970233"/>
    <w:rsid w:val="00972F8D"/>
    <w:rsid w:val="009773A5"/>
    <w:rsid w:val="00982515"/>
    <w:rsid w:val="00983136"/>
    <w:rsid w:val="00991DEE"/>
    <w:rsid w:val="00992D6C"/>
    <w:rsid w:val="0099651A"/>
    <w:rsid w:val="009A0C83"/>
    <w:rsid w:val="009A1C36"/>
    <w:rsid w:val="009A2C15"/>
    <w:rsid w:val="009A374C"/>
    <w:rsid w:val="009A5A3B"/>
    <w:rsid w:val="009B1A90"/>
    <w:rsid w:val="009B7763"/>
    <w:rsid w:val="009C047E"/>
    <w:rsid w:val="009C23FE"/>
    <w:rsid w:val="009C302E"/>
    <w:rsid w:val="009C4FE4"/>
    <w:rsid w:val="009C5325"/>
    <w:rsid w:val="009D667D"/>
    <w:rsid w:val="009D7C45"/>
    <w:rsid w:val="009E139A"/>
    <w:rsid w:val="009E5635"/>
    <w:rsid w:val="009E7516"/>
    <w:rsid w:val="009F2FEF"/>
    <w:rsid w:val="009F32CC"/>
    <w:rsid w:val="009F3744"/>
    <w:rsid w:val="009F4A15"/>
    <w:rsid w:val="009F5998"/>
    <w:rsid w:val="009F5C6C"/>
    <w:rsid w:val="009F6FD2"/>
    <w:rsid w:val="00A01E80"/>
    <w:rsid w:val="00A02A88"/>
    <w:rsid w:val="00A04348"/>
    <w:rsid w:val="00A05FDF"/>
    <w:rsid w:val="00A16036"/>
    <w:rsid w:val="00A324C2"/>
    <w:rsid w:val="00A34726"/>
    <w:rsid w:val="00A37AFA"/>
    <w:rsid w:val="00A45004"/>
    <w:rsid w:val="00A45A27"/>
    <w:rsid w:val="00A47F33"/>
    <w:rsid w:val="00A517CD"/>
    <w:rsid w:val="00A535CF"/>
    <w:rsid w:val="00A5486A"/>
    <w:rsid w:val="00A61E2B"/>
    <w:rsid w:val="00A61FE5"/>
    <w:rsid w:val="00A66A57"/>
    <w:rsid w:val="00A67328"/>
    <w:rsid w:val="00A67C63"/>
    <w:rsid w:val="00A70E49"/>
    <w:rsid w:val="00A71CA3"/>
    <w:rsid w:val="00A73D92"/>
    <w:rsid w:val="00A7471F"/>
    <w:rsid w:val="00A75FF6"/>
    <w:rsid w:val="00A8389E"/>
    <w:rsid w:val="00A8438E"/>
    <w:rsid w:val="00A91ED2"/>
    <w:rsid w:val="00A92865"/>
    <w:rsid w:val="00AA0ED1"/>
    <w:rsid w:val="00AA3DEE"/>
    <w:rsid w:val="00AA44A1"/>
    <w:rsid w:val="00AB1423"/>
    <w:rsid w:val="00AB1882"/>
    <w:rsid w:val="00AB571E"/>
    <w:rsid w:val="00AB7379"/>
    <w:rsid w:val="00AC1A2B"/>
    <w:rsid w:val="00AC3486"/>
    <w:rsid w:val="00AC4301"/>
    <w:rsid w:val="00AC4DB5"/>
    <w:rsid w:val="00AC52F4"/>
    <w:rsid w:val="00AC79C6"/>
    <w:rsid w:val="00AE2EBA"/>
    <w:rsid w:val="00AE5A69"/>
    <w:rsid w:val="00AF541B"/>
    <w:rsid w:val="00AF7846"/>
    <w:rsid w:val="00B02821"/>
    <w:rsid w:val="00B02961"/>
    <w:rsid w:val="00B0668F"/>
    <w:rsid w:val="00B07334"/>
    <w:rsid w:val="00B1105C"/>
    <w:rsid w:val="00B11876"/>
    <w:rsid w:val="00B12E1C"/>
    <w:rsid w:val="00B156B5"/>
    <w:rsid w:val="00B1577C"/>
    <w:rsid w:val="00B217E2"/>
    <w:rsid w:val="00B2643E"/>
    <w:rsid w:val="00B32A99"/>
    <w:rsid w:val="00B42DCA"/>
    <w:rsid w:val="00B4530B"/>
    <w:rsid w:val="00B45E7E"/>
    <w:rsid w:val="00B53B44"/>
    <w:rsid w:val="00B549CC"/>
    <w:rsid w:val="00B55929"/>
    <w:rsid w:val="00B577DE"/>
    <w:rsid w:val="00B63DB3"/>
    <w:rsid w:val="00B64A2E"/>
    <w:rsid w:val="00B66A70"/>
    <w:rsid w:val="00B66ACC"/>
    <w:rsid w:val="00B66F7F"/>
    <w:rsid w:val="00B71AF1"/>
    <w:rsid w:val="00B735DF"/>
    <w:rsid w:val="00B7491D"/>
    <w:rsid w:val="00B80548"/>
    <w:rsid w:val="00B8181F"/>
    <w:rsid w:val="00B8279C"/>
    <w:rsid w:val="00B850B5"/>
    <w:rsid w:val="00B85AF1"/>
    <w:rsid w:val="00B90A60"/>
    <w:rsid w:val="00B913EB"/>
    <w:rsid w:val="00B93875"/>
    <w:rsid w:val="00BA142C"/>
    <w:rsid w:val="00BA1F07"/>
    <w:rsid w:val="00BA25A4"/>
    <w:rsid w:val="00BA2CFD"/>
    <w:rsid w:val="00BA5914"/>
    <w:rsid w:val="00BA631C"/>
    <w:rsid w:val="00BA70F7"/>
    <w:rsid w:val="00BB1898"/>
    <w:rsid w:val="00BB1EC1"/>
    <w:rsid w:val="00BB4AF5"/>
    <w:rsid w:val="00BB5D38"/>
    <w:rsid w:val="00BB6AC0"/>
    <w:rsid w:val="00BC3E91"/>
    <w:rsid w:val="00BD1F7A"/>
    <w:rsid w:val="00BD418F"/>
    <w:rsid w:val="00BE0398"/>
    <w:rsid w:val="00BE0AE9"/>
    <w:rsid w:val="00BE3C1E"/>
    <w:rsid w:val="00BE678C"/>
    <w:rsid w:val="00BE7D9E"/>
    <w:rsid w:val="00BF3975"/>
    <w:rsid w:val="00C01233"/>
    <w:rsid w:val="00C069DE"/>
    <w:rsid w:val="00C1271B"/>
    <w:rsid w:val="00C14449"/>
    <w:rsid w:val="00C17087"/>
    <w:rsid w:val="00C20A71"/>
    <w:rsid w:val="00C21221"/>
    <w:rsid w:val="00C22456"/>
    <w:rsid w:val="00C249D7"/>
    <w:rsid w:val="00C259D2"/>
    <w:rsid w:val="00C25D80"/>
    <w:rsid w:val="00C26C9B"/>
    <w:rsid w:val="00C31055"/>
    <w:rsid w:val="00C31227"/>
    <w:rsid w:val="00C34D5E"/>
    <w:rsid w:val="00C365EF"/>
    <w:rsid w:val="00C367E5"/>
    <w:rsid w:val="00C37D0D"/>
    <w:rsid w:val="00C401EA"/>
    <w:rsid w:val="00C41308"/>
    <w:rsid w:val="00C41A56"/>
    <w:rsid w:val="00C42936"/>
    <w:rsid w:val="00C463AF"/>
    <w:rsid w:val="00C46EEB"/>
    <w:rsid w:val="00C51543"/>
    <w:rsid w:val="00C516DF"/>
    <w:rsid w:val="00C52DD8"/>
    <w:rsid w:val="00C53610"/>
    <w:rsid w:val="00C5365A"/>
    <w:rsid w:val="00C5478D"/>
    <w:rsid w:val="00C625B8"/>
    <w:rsid w:val="00C641A7"/>
    <w:rsid w:val="00C758B3"/>
    <w:rsid w:val="00C763B9"/>
    <w:rsid w:val="00C76937"/>
    <w:rsid w:val="00C77AFB"/>
    <w:rsid w:val="00C81396"/>
    <w:rsid w:val="00C91DB8"/>
    <w:rsid w:val="00C9220C"/>
    <w:rsid w:val="00C92903"/>
    <w:rsid w:val="00C948E4"/>
    <w:rsid w:val="00C9632C"/>
    <w:rsid w:val="00C97B46"/>
    <w:rsid w:val="00CA1274"/>
    <w:rsid w:val="00CA15DD"/>
    <w:rsid w:val="00CA1BE6"/>
    <w:rsid w:val="00CA4976"/>
    <w:rsid w:val="00CA64CF"/>
    <w:rsid w:val="00CA6693"/>
    <w:rsid w:val="00CA737C"/>
    <w:rsid w:val="00CB44DD"/>
    <w:rsid w:val="00CB598E"/>
    <w:rsid w:val="00CB7583"/>
    <w:rsid w:val="00CC0A77"/>
    <w:rsid w:val="00CC105B"/>
    <w:rsid w:val="00CC5974"/>
    <w:rsid w:val="00CD18A9"/>
    <w:rsid w:val="00CD380F"/>
    <w:rsid w:val="00CD767C"/>
    <w:rsid w:val="00CD782D"/>
    <w:rsid w:val="00CE4B1D"/>
    <w:rsid w:val="00CE50EB"/>
    <w:rsid w:val="00CE6390"/>
    <w:rsid w:val="00CE7822"/>
    <w:rsid w:val="00CE7F76"/>
    <w:rsid w:val="00CF016C"/>
    <w:rsid w:val="00CF0977"/>
    <w:rsid w:val="00CF25A6"/>
    <w:rsid w:val="00CF66C8"/>
    <w:rsid w:val="00CF67C8"/>
    <w:rsid w:val="00D01D28"/>
    <w:rsid w:val="00D0542D"/>
    <w:rsid w:val="00D05EA6"/>
    <w:rsid w:val="00D0720F"/>
    <w:rsid w:val="00D1027C"/>
    <w:rsid w:val="00D11CA9"/>
    <w:rsid w:val="00D12C22"/>
    <w:rsid w:val="00D1486A"/>
    <w:rsid w:val="00D15B31"/>
    <w:rsid w:val="00D15C20"/>
    <w:rsid w:val="00D23C77"/>
    <w:rsid w:val="00D24B41"/>
    <w:rsid w:val="00D40212"/>
    <w:rsid w:val="00D4123F"/>
    <w:rsid w:val="00D41983"/>
    <w:rsid w:val="00D41CB2"/>
    <w:rsid w:val="00D509D0"/>
    <w:rsid w:val="00D51C47"/>
    <w:rsid w:val="00D51C4B"/>
    <w:rsid w:val="00D556B6"/>
    <w:rsid w:val="00D56FB5"/>
    <w:rsid w:val="00D63490"/>
    <w:rsid w:val="00D63662"/>
    <w:rsid w:val="00D63755"/>
    <w:rsid w:val="00D6492A"/>
    <w:rsid w:val="00D731CF"/>
    <w:rsid w:val="00D75049"/>
    <w:rsid w:val="00D76528"/>
    <w:rsid w:val="00D83826"/>
    <w:rsid w:val="00D905B4"/>
    <w:rsid w:val="00D920E5"/>
    <w:rsid w:val="00D93F67"/>
    <w:rsid w:val="00DA72A9"/>
    <w:rsid w:val="00DA788E"/>
    <w:rsid w:val="00DB2DD7"/>
    <w:rsid w:val="00DC0DAD"/>
    <w:rsid w:val="00DC1BD8"/>
    <w:rsid w:val="00DC2426"/>
    <w:rsid w:val="00DC2D45"/>
    <w:rsid w:val="00DC7124"/>
    <w:rsid w:val="00DC790F"/>
    <w:rsid w:val="00DD095D"/>
    <w:rsid w:val="00DD1AB0"/>
    <w:rsid w:val="00DD1FB3"/>
    <w:rsid w:val="00DD2655"/>
    <w:rsid w:val="00DD27BC"/>
    <w:rsid w:val="00DF63D6"/>
    <w:rsid w:val="00DF79BF"/>
    <w:rsid w:val="00E002CE"/>
    <w:rsid w:val="00E020A3"/>
    <w:rsid w:val="00E03797"/>
    <w:rsid w:val="00E10EDF"/>
    <w:rsid w:val="00E11A23"/>
    <w:rsid w:val="00E11D3E"/>
    <w:rsid w:val="00E1295C"/>
    <w:rsid w:val="00E13A95"/>
    <w:rsid w:val="00E144F7"/>
    <w:rsid w:val="00E14E02"/>
    <w:rsid w:val="00E1728D"/>
    <w:rsid w:val="00E2406E"/>
    <w:rsid w:val="00E26324"/>
    <w:rsid w:val="00E325B3"/>
    <w:rsid w:val="00E33A4E"/>
    <w:rsid w:val="00E348F2"/>
    <w:rsid w:val="00E42717"/>
    <w:rsid w:val="00E43295"/>
    <w:rsid w:val="00E44338"/>
    <w:rsid w:val="00E477CA"/>
    <w:rsid w:val="00E51823"/>
    <w:rsid w:val="00E552C3"/>
    <w:rsid w:val="00E5588A"/>
    <w:rsid w:val="00E62045"/>
    <w:rsid w:val="00E623E3"/>
    <w:rsid w:val="00E638BC"/>
    <w:rsid w:val="00E65E19"/>
    <w:rsid w:val="00E6784E"/>
    <w:rsid w:val="00E7488B"/>
    <w:rsid w:val="00E75C06"/>
    <w:rsid w:val="00E83625"/>
    <w:rsid w:val="00E92919"/>
    <w:rsid w:val="00E93D71"/>
    <w:rsid w:val="00E95DEC"/>
    <w:rsid w:val="00EA0056"/>
    <w:rsid w:val="00EA30EB"/>
    <w:rsid w:val="00EA688C"/>
    <w:rsid w:val="00EB0E2D"/>
    <w:rsid w:val="00EC03FA"/>
    <w:rsid w:val="00EC242C"/>
    <w:rsid w:val="00EC2FF3"/>
    <w:rsid w:val="00EC411F"/>
    <w:rsid w:val="00EC4BEE"/>
    <w:rsid w:val="00EC6007"/>
    <w:rsid w:val="00EC6FF6"/>
    <w:rsid w:val="00EC7C1D"/>
    <w:rsid w:val="00ED308E"/>
    <w:rsid w:val="00ED3291"/>
    <w:rsid w:val="00ED534D"/>
    <w:rsid w:val="00EE10B3"/>
    <w:rsid w:val="00EE2200"/>
    <w:rsid w:val="00EE3BE0"/>
    <w:rsid w:val="00EE7720"/>
    <w:rsid w:val="00EF100B"/>
    <w:rsid w:val="00EF2AEB"/>
    <w:rsid w:val="00EF3AAF"/>
    <w:rsid w:val="00EF542D"/>
    <w:rsid w:val="00EF7A07"/>
    <w:rsid w:val="00F041C8"/>
    <w:rsid w:val="00F05DFA"/>
    <w:rsid w:val="00F11700"/>
    <w:rsid w:val="00F15136"/>
    <w:rsid w:val="00F15F96"/>
    <w:rsid w:val="00F171F7"/>
    <w:rsid w:val="00F211C4"/>
    <w:rsid w:val="00F24BE3"/>
    <w:rsid w:val="00F3143E"/>
    <w:rsid w:val="00F31F8B"/>
    <w:rsid w:val="00F33A3D"/>
    <w:rsid w:val="00F34B62"/>
    <w:rsid w:val="00F3616F"/>
    <w:rsid w:val="00F41925"/>
    <w:rsid w:val="00F512A2"/>
    <w:rsid w:val="00F638AE"/>
    <w:rsid w:val="00F7462F"/>
    <w:rsid w:val="00F85121"/>
    <w:rsid w:val="00F90B19"/>
    <w:rsid w:val="00FA1EB3"/>
    <w:rsid w:val="00FA2517"/>
    <w:rsid w:val="00FA32C1"/>
    <w:rsid w:val="00FA353C"/>
    <w:rsid w:val="00FA37D6"/>
    <w:rsid w:val="00FA6DBD"/>
    <w:rsid w:val="00FB2EDB"/>
    <w:rsid w:val="00FB547B"/>
    <w:rsid w:val="00FB74DD"/>
    <w:rsid w:val="00FC0C6B"/>
    <w:rsid w:val="00FC0F63"/>
    <w:rsid w:val="00FC2B51"/>
    <w:rsid w:val="00FD2598"/>
    <w:rsid w:val="00FD3368"/>
    <w:rsid w:val="00FD4A80"/>
    <w:rsid w:val="00FE5C6C"/>
    <w:rsid w:val="00FE6B8D"/>
    <w:rsid w:val="00FF428C"/>
    <w:rsid w:val="00FF4E49"/>
    <w:rsid w:val="00FF7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72ED2E"/>
  <w14:defaultImageDpi w14:val="300"/>
  <w15:docId w15:val="{0D23FFC1-31D5-4F8D-BCD6-3E6679E7D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051E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2C44"/>
    <w:pPr>
      <w:ind w:left="720"/>
      <w:contextualSpacing/>
    </w:pPr>
  </w:style>
  <w:style w:type="character" w:styleId="CommentReference">
    <w:name w:val="annotation reference"/>
    <w:basedOn w:val="DefaultParagraphFont"/>
    <w:uiPriority w:val="99"/>
    <w:semiHidden/>
    <w:unhideWhenUsed/>
    <w:rsid w:val="00830D63"/>
    <w:rPr>
      <w:sz w:val="16"/>
      <w:szCs w:val="16"/>
    </w:rPr>
  </w:style>
  <w:style w:type="paragraph" w:styleId="CommentText">
    <w:name w:val="annotation text"/>
    <w:basedOn w:val="Normal"/>
    <w:link w:val="CommentTextChar"/>
    <w:uiPriority w:val="99"/>
    <w:unhideWhenUsed/>
    <w:rsid w:val="00830D63"/>
    <w:rPr>
      <w:sz w:val="20"/>
      <w:szCs w:val="20"/>
    </w:rPr>
  </w:style>
  <w:style w:type="character" w:customStyle="1" w:styleId="CommentTextChar">
    <w:name w:val="Comment Text Char"/>
    <w:basedOn w:val="DefaultParagraphFont"/>
    <w:link w:val="CommentText"/>
    <w:uiPriority w:val="99"/>
    <w:rsid w:val="00830D63"/>
    <w:rPr>
      <w:sz w:val="20"/>
      <w:szCs w:val="20"/>
    </w:rPr>
  </w:style>
  <w:style w:type="paragraph" w:styleId="CommentSubject">
    <w:name w:val="annotation subject"/>
    <w:basedOn w:val="CommentText"/>
    <w:next w:val="CommentText"/>
    <w:link w:val="CommentSubjectChar"/>
    <w:uiPriority w:val="99"/>
    <w:semiHidden/>
    <w:unhideWhenUsed/>
    <w:rsid w:val="00830D63"/>
    <w:rPr>
      <w:b/>
      <w:bCs/>
    </w:rPr>
  </w:style>
  <w:style w:type="character" w:customStyle="1" w:styleId="CommentSubjectChar">
    <w:name w:val="Comment Subject Char"/>
    <w:basedOn w:val="CommentTextChar"/>
    <w:link w:val="CommentSubject"/>
    <w:uiPriority w:val="99"/>
    <w:semiHidden/>
    <w:rsid w:val="00830D63"/>
    <w:rPr>
      <w:b/>
      <w:bCs/>
      <w:sz w:val="20"/>
      <w:szCs w:val="20"/>
    </w:rPr>
  </w:style>
  <w:style w:type="paragraph" w:styleId="BalloonText">
    <w:name w:val="Balloon Text"/>
    <w:basedOn w:val="Normal"/>
    <w:link w:val="BalloonTextChar"/>
    <w:uiPriority w:val="99"/>
    <w:semiHidden/>
    <w:unhideWhenUsed/>
    <w:rsid w:val="00830D63"/>
    <w:rPr>
      <w:rFonts w:ascii="Tahoma" w:hAnsi="Tahoma" w:cs="Tahoma"/>
      <w:sz w:val="16"/>
      <w:szCs w:val="16"/>
    </w:rPr>
  </w:style>
  <w:style w:type="character" w:customStyle="1" w:styleId="BalloonTextChar">
    <w:name w:val="Balloon Text Char"/>
    <w:basedOn w:val="DefaultParagraphFont"/>
    <w:link w:val="BalloonText"/>
    <w:uiPriority w:val="99"/>
    <w:semiHidden/>
    <w:rsid w:val="00830D63"/>
    <w:rPr>
      <w:rFonts w:ascii="Tahoma" w:hAnsi="Tahoma" w:cs="Tahoma"/>
      <w:sz w:val="16"/>
      <w:szCs w:val="16"/>
    </w:rPr>
  </w:style>
  <w:style w:type="table" w:styleId="TableGrid">
    <w:name w:val="Table Grid"/>
    <w:basedOn w:val="TableNormal"/>
    <w:uiPriority w:val="39"/>
    <w:rsid w:val="00AC1A2B"/>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026B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D733B"/>
    <w:rPr>
      <w:color w:val="0000FF"/>
      <w:u w:val="single"/>
    </w:rPr>
  </w:style>
  <w:style w:type="character" w:customStyle="1" w:styleId="apple-converted-space">
    <w:name w:val="apple-converted-space"/>
    <w:basedOn w:val="DefaultParagraphFont"/>
    <w:rsid w:val="001429EB"/>
  </w:style>
  <w:style w:type="character" w:styleId="Strong">
    <w:name w:val="Strong"/>
    <w:basedOn w:val="DefaultParagraphFont"/>
    <w:uiPriority w:val="22"/>
    <w:qFormat/>
    <w:rsid w:val="00453129"/>
    <w:rPr>
      <w:b/>
      <w:bCs/>
    </w:rPr>
  </w:style>
  <w:style w:type="paragraph" w:styleId="DocumentMap">
    <w:name w:val="Document Map"/>
    <w:basedOn w:val="Normal"/>
    <w:link w:val="DocumentMapChar"/>
    <w:uiPriority w:val="99"/>
    <w:semiHidden/>
    <w:unhideWhenUsed/>
    <w:rsid w:val="00A45A27"/>
    <w:rPr>
      <w:rFonts w:ascii="Lucida Grande" w:hAnsi="Lucida Grande" w:cs="Lucida Grande"/>
    </w:rPr>
  </w:style>
  <w:style w:type="character" w:customStyle="1" w:styleId="DocumentMapChar">
    <w:name w:val="Document Map Char"/>
    <w:basedOn w:val="DefaultParagraphFont"/>
    <w:link w:val="DocumentMap"/>
    <w:uiPriority w:val="99"/>
    <w:semiHidden/>
    <w:rsid w:val="00A45A27"/>
    <w:rPr>
      <w:rFonts w:ascii="Lucida Grande" w:hAnsi="Lucida Grande" w:cs="Lucida Grande"/>
    </w:rPr>
  </w:style>
  <w:style w:type="paragraph" w:styleId="Revision">
    <w:name w:val="Revision"/>
    <w:hidden/>
    <w:uiPriority w:val="99"/>
    <w:semiHidden/>
    <w:rsid w:val="00027B4C"/>
  </w:style>
  <w:style w:type="character" w:customStyle="1" w:styleId="Heading2Char">
    <w:name w:val="Heading 2 Char"/>
    <w:basedOn w:val="DefaultParagraphFont"/>
    <w:link w:val="Heading2"/>
    <w:uiPriority w:val="9"/>
    <w:rsid w:val="003051E8"/>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3411E6"/>
    <w:rPr>
      <w:i/>
      <w:iCs/>
    </w:rPr>
  </w:style>
  <w:style w:type="paragraph" w:styleId="Bibliography">
    <w:name w:val="Bibliography"/>
    <w:basedOn w:val="Normal"/>
    <w:next w:val="Normal"/>
    <w:uiPriority w:val="37"/>
    <w:unhideWhenUsed/>
    <w:rsid w:val="00473472"/>
    <w:pPr>
      <w:tabs>
        <w:tab w:val="left" w:pos="500"/>
      </w:tabs>
      <w:spacing w:after="240"/>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33194">
      <w:bodyDiv w:val="1"/>
      <w:marLeft w:val="0"/>
      <w:marRight w:val="0"/>
      <w:marTop w:val="0"/>
      <w:marBottom w:val="0"/>
      <w:divBdr>
        <w:top w:val="none" w:sz="0" w:space="0" w:color="auto"/>
        <w:left w:val="none" w:sz="0" w:space="0" w:color="auto"/>
        <w:bottom w:val="none" w:sz="0" w:space="0" w:color="auto"/>
        <w:right w:val="none" w:sz="0" w:space="0" w:color="auto"/>
      </w:divBdr>
    </w:div>
    <w:div w:id="297498106">
      <w:bodyDiv w:val="1"/>
      <w:marLeft w:val="0"/>
      <w:marRight w:val="0"/>
      <w:marTop w:val="0"/>
      <w:marBottom w:val="0"/>
      <w:divBdr>
        <w:top w:val="none" w:sz="0" w:space="0" w:color="auto"/>
        <w:left w:val="none" w:sz="0" w:space="0" w:color="auto"/>
        <w:bottom w:val="none" w:sz="0" w:space="0" w:color="auto"/>
        <w:right w:val="none" w:sz="0" w:space="0" w:color="auto"/>
      </w:divBdr>
    </w:div>
    <w:div w:id="315883616">
      <w:bodyDiv w:val="1"/>
      <w:marLeft w:val="0"/>
      <w:marRight w:val="0"/>
      <w:marTop w:val="0"/>
      <w:marBottom w:val="0"/>
      <w:divBdr>
        <w:top w:val="none" w:sz="0" w:space="0" w:color="auto"/>
        <w:left w:val="none" w:sz="0" w:space="0" w:color="auto"/>
        <w:bottom w:val="none" w:sz="0" w:space="0" w:color="auto"/>
        <w:right w:val="none" w:sz="0" w:space="0" w:color="auto"/>
      </w:divBdr>
      <w:divsChild>
        <w:div w:id="9616167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33725983">
              <w:marLeft w:val="0"/>
              <w:marRight w:val="0"/>
              <w:marTop w:val="0"/>
              <w:marBottom w:val="0"/>
              <w:divBdr>
                <w:top w:val="none" w:sz="0" w:space="0" w:color="auto"/>
                <w:left w:val="none" w:sz="0" w:space="0" w:color="auto"/>
                <w:bottom w:val="none" w:sz="0" w:space="0" w:color="auto"/>
                <w:right w:val="none" w:sz="0" w:space="0" w:color="auto"/>
              </w:divBdr>
            </w:div>
          </w:divsChild>
        </w:div>
        <w:div w:id="45155398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699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71851">
      <w:bodyDiv w:val="1"/>
      <w:marLeft w:val="0"/>
      <w:marRight w:val="0"/>
      <w:marTop w:val="0"/>
      <w:marBottom w:val="0"/>
      <w:divBdr>
        <w:top w:val="none" w:sz="0" w:space="0" w:color="auto"/>
        <w:left w:val="none" w:sz="0" w:space="0" w:color="auto"/>
        <w:bottom w:val="none" w:sz="0" w:space="0" w:color="auto"/>
        <w:right w:val="none" w:sz="0" w:space="0" w:color="auto"/>
      </w:divBdr>
    </w:div>
    <w:div w:id="437868621">
      <w:bodyDiv w:val="1"/>
      <w:marLeft w:val="0"/>
      <w:marRight w:val="0"/>
      <w:marTop w:val="0"/>
      <w:marBottom w:val="0"/>
      <w:divBdr>
        <w:top w:val="none" w:sz="0" w:space="0" w:color="auto"/>
        <w:left w:val="none" w:sz="0" w:space="0" w:color="auto"/>
        <w:bottom w:val="none" w:sz="0" w:space="0" w:color="auto"/>
        <w:right w:val="none" w:sz="0" w:space="0" w:color="auto"/>
      </w:divBdr>
    </w:div>
    <w:div w:id="600838422">
      <w:bodyDiv w:val="1"/>
      <w:marLeft w:val="0"/>
      <w:marRight w:val="0"/>
      <w:marTop w:val="0"/>
      <w:marBottom w:val="0"/>
      <w:divBdr>
        <w:top w:val="none" w:sz="0" w:space="0" w:color="auto"/>
        <w:left w:val="none" w:sz="0" w:space="0" w:color="auto"/>
        <w:bottom w:val="none" w:sz="0" w:space="0" w:color="auto"/>
        <w:right w:val="none" w:sz="0" w:space="0" w:color="auto"/>
      </w:divBdr>
      <w:divsChild>
        <w:div w:id="1027292256">
          <w:marLeft w:val="0"/>
          <w:marRight w:val="0"/>
          <w:marTop w:val="0"/>
          <w:marBottom w:val="0"/>
          <w:divBdr>
            <w:top w:val="none" w:sz="0" w:space="0" w:color="auto"/>
            <w:left w:val="none" w:sz="0" w:space="0" w:color="auto"/>
            <w:bottom w:val="none" w:sz="0" w:space="0" w:color="auto"/>
            <w:right w:val="none" w:sz="0" w:space="0" w:color="auto"/>
          </w:divBdr>
        </w:div>
        <w:div w:id="1391807007">
          <w:marLeft w:val="0"/>
          <w:marRight w:val="0"/>
          <w:marTop w:val="0"/>
          <w:marBottom w:val="0"/>
          <w:divBdr>
            <w:top w:val="none" w:sz="0" w:space="0" w:color="auto"/>
            <w:left w:val="none" w:sz="0" w:space="0" w:color="auto"/>
            <w:bottom w:val="none" w:sz="0" w:space="0" w:color="auto"/>
            <w:right w:val="none" w:sz="0" w:space="0" w:color="auto"/>
          </w:divBdr>
        </w:div>
      </w:divsChild>
    </w:div>
    <w:div w:id="655577070">
      <w:bodyDiv w:val="1"/>
      <w:marLeft w:val="0"/>
      <w:marRight w:val="0"/>
      <w:marTop w:val="0"/>
      <w:marBottom w:val="0"/>
      <w:divBdr>
        <w:top w:val="none" w:sz="0" w:space="0" w:color="auto"/>
        <w:left w:val="none" w:sz="0" w:space="0" w:color="auto"/>
        <w:bottom w:val="none" w:sz="0" w:space="0" w:color="auto"/>
        <w:right w:val="none" w:sz="0" w:space="0" w:color="auto"/>
      </w:divBdr>
    </w:div>
    <w:div w:id="699010094">
      <w:bodyDiv w:val="1"/>
      <w:marLeft w:val="0"/>
      <w:marRight w:val="0"/>
      <w:marTop w:val="0"/>
      <w:marBottom w:val="0"/>
      <w:divBdr>
        <w:top w:val="none" w:sz="0" w:space="0" w:color="auto"/>
        <w:left w:val="none" w:sz="0" w:space="0" w:color="auto"/>
        <w:bottom w:val="none" w:sz="0" w:space="0" w:color="auto"/>
        <w:right w:val="none" w:sz="0" w:space="0" w:color="auto"/>
      </w:divBdr>
    </w:div>
    <w:div w:id="877164045">
      <w:bodyDiv w:val="1"/>
      <w:marLeft w:val="0"/>
      <w:marRight w:val="0"/>
      <w:marTop w:val="0"/>
      <w:marBottom w:val="0"/>
      <w:divBdr>
        <w:top w:val="none" w:sz="0" w:space="0" w:color="auto"/>
        <w:left w:val="none" w:sz="0" w:space="0" w:color="auto"/>
        <w:bottom w:val="none" w:sz="0" w:space="0" w:color="auto"/>
        <w:right w:val="none" w:sz="0" w:space="0" w:color="auto"/>
      </w:divBdr>
    </w:div>
    <w:div w:id="1125850926">
      <w:bodyDiv w:val="1"/>
      <w:marLeft w:val="0"/>
      <w:marRight w:val="0"/>
      <w:marTop w:val="0"/>
      <w:marBottom w:val="0"/>
      <w:divBdr>
        <w:top w:val="none" w:sz="0" w:space="0" w:color="auto"/>
        <w:left w:val="none" w:sz="0" w:space="0" w:color="auto"/>
        <w:bottom w:val="none" w:sz="0" w:space="0" w:color="auto"/>
        <w:right w:val="none" w:sz="0" w:space="0" w:color="auto"/>
      </w:divBdr>
    </w:div>
    <w:div w:id="1573272458">
      <w:bodyDiv w:val="1"/>
      <w:marLeft w:val="0"/>
      <w:marRight w:val="0"/>
      <w:marTop w:val="0"/>
      <w:marBottom w:val="0"/>
      <w:divBdr>
        <w:top w:val="none" w:sz="0" w:space="0" w:color="auto"/>
        <w:left w:val="none" w:sz="0" w:space="0" w:color="auto"/>
        <w:bottom w:val="none" w:sz="0" w:space="0" w:color="auto"/>
        <w:right w:val="none" w:sz="0" w:space="0" w:color="auto"/>
      </w:divBdr>
    </w:div>
    <w:div w:id="1578901653">
      <w:bodyDiv w:val="1"/>
      <w:marLeft w:val="0"/>
      <w:marRight w:val="0"/>
      <w:marTop w:val="0"/>
      <w:marBottom w:val="0"/>
      <w:divBdr>
        <w:top w:val="none" w:sz="0" w:space="0" w:color="auto"/>
        <w:left w:val="none" w:sz="0" w:space="0" w:color="auto"/>
        <w:bottom w:val="none" w:sz="0" w:space="0" w:color="auto"/>
        <w:right w:val="none" w:sz="0" w:space="0" w:color="auto"/>
      </w:divBdr>
    </w:div>
    <w:div w:id="1742755075">
      <w:bodyDiv w:val="1"/>
      <w:marLeft w:val="0"/>
      <w:marRight w:val="0"/>
      <w:marTop w:val="0"/>
      <w:marBottom w:val="0"/>
      <w:divBdr>
        <w:top w:val="none" w:sz="0" w:space="0" w:color="auto"/>
        <w:left w:val="none" w:sz="0" w:space="0" w:color="auto"/>
        <w:bottom w:val="none" w:sz="0" w:space="0" w:color="auto"/>
        <w:right w:val="none" w:sz="0" w:space="0" w:color="auto"/>
      </w:divBdr>
    </w:div>
    <w:div w:id="1847479797">
      <w:bodyDiv w:val="1"/>
      <w:marLeft w:val="0"/>
      <w:marRight w:val="0"/>
      <w:marTop w:val="0"/>
      <w:marBottom w:val="0"/>
      <w:divBdr>
        <w:top w:val="none" w:sz="0" w:space="0" w:color="auto"/>
        <w:left w:val="none" w:sz="0" w:space="0" w:color="auto"/>
        <w:bottom w:val="none" w:sz="0" w:space="0" w:color="auto"/>
        <w:right w:val="none" w:sz="0" w:space="0" w:color="auto"/>
      </w:divBdr>
    </w:div>
    <w:div w:id="2091385102">
      <w:bodyDiv w:val="1"/>
      <w:marLeft w:val="0"/>
      <w:marRight w:val="0"/>
      <w:marTop w:val="0"/>
      <w:marBottom w:val="0"/>
      <w:divBdr>
        <w:top w:val="none" w:sz="0" w:space="0" w:color="auto"/>
        <w:left w:val="none" w:sz="0" w:space="0" w:color="auto"/>
        <w:bottom w:val="none" w:sz="0" w:space="0" w:color="auto"/>
        <w:right w:val="none" w:sz="0" w:space="0" w:color="auto"/>
      </w:divBdr>
    </w:div>
    <w:div w:id="2119717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30</Pages>
  <Words>14383</Words>
  <Characters>81986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96177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Halpern</dc:creator>
  <cp:lastModifiedBy>Melanie Frazier</cp:lastModifiedBy>
  <cp:revision>11</cp:revision>
  <cp:lastPrinted>2017-01-11T01:21:00Z</cp:lastPrinted>
  <dcterms:created xsi:type="dcterms:W3CDTF">2017-05-12T13:54:00Z</dcterms:created>
  <dcterms:modified xsi:type="dcterms:W3CDTF">2017-05-15T19:39:00Z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id="Jt4YqsjA"/&gt;&lt;style id="http://www.zotero.org/styles/plos-one" hasBibliography="1" bibliographyStyleHasBeenSet="1"/&gt;&lt;prefs&gt;&lt;pref name="fieldType" value="Field"/&gt;&lt;pref name="storeReferences" valu</vt:lpwstr>
  </property>
  <property fmtid="{D5CDD505-2E9C-101B-9397-08002B2CF9AE}" pid="3" name="ZOTERO_PREF_2">
    <vt:lpwstr>e=""/&gt;&lt;pref name="automaticJournalAbbreviations" value="true"/&gt;&lt;pref name="noteType" value=""/&gt;&lt;/prefs&gt;&lt;/data&gt;</vt:lpwstr>
  </property>
</Properties>
</file>